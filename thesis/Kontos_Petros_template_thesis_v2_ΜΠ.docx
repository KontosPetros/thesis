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0A045" w14:textId="6CB40CC4" w:rsidR="00883EA0" w:rsidRPr="00334AF9" w:rsidRDefault="00AF054E">
      <w:pPr>
        <w:spacing w:after="0" w:line="240" w:lineRule="auto"/>
        <w:jc w:val="left"/>
      </w:pPr>
      <w:r w:rsidRPr="00334AF9">
        <w:rPr>
          <w:noProof/>
          <w:lang w:eastAsia="zh-TW"/>
        </w:rPr>
        <mc:AlternateContent>
          <mc:Choice Requires="wps">
            <w:drawing>
              <wp:anchor distT="0" distB="0" distL="114300" distR="114300" simplePos="0" relativeHeight="251659264" behindDoc="0" locked="0" layoutInCell="1" allowOverlap="1" wp14:anchorId="21078B25" wp14:editId="07FC14BB">
                <wp:simplePos x="0" y="0"/>
                <wp:positionH relativeFrom="column">
                  <wp:posOffset>632460</wp:posOffset>
                </wp:positionH>
                <wp:positionV relativeFrom="paragraph">
                  <wp:posOffset>187960</wp:posOffset>
                </wp:positionV>
                <wp:extent cx="5074920" cy="5276850"/>
                <wp:effectExtent l="0" t="0" r="0" b="2540"/>
                <wp:wrapNone/>
                <wp:docPr id="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4920" cy="5276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78CC6F" w14:textId="153AC442" w:rsidR="008F6840" w:rsidRPr="008F6840" w:rsidRDefault="00AB2CBB" w:rsidP="00745028">
                            <w:pPr>
                              <w:ind w:firstLine="720"/>
                              <w:jc w:val="center"/>
                              <w:rPr>
                                <w:b/>
                                <w:sz w:val="36"/>
                                <w:szCs w:val="36"/>
                              </w:rPr>
                              <w:pPrChange w:id="0" w:author="Petros Kontos" w:date="2026-09-17T11:43:00Z" w16du:dateUtc="2026-09-17T08:43:00Z">
                                <w:pPr>
                                  <w:jc w:val="center"/>
                                </w:pPr>
                              </w:pPrChange>
                            </w:pPr>
                            <w:r>
                              <w:rPr>
                                <w:b/>
                                <w:sz w:val="36"/>
                                <w:szCs w:val="36"/>
                              </w:rPr>
                              <w:t>ΤΑΞΙΝΟΜΗΣΗ ΕΙΚΟΝΩΝ ΖΩΟΠΛΑΓΚΤΟΥ ΜΕ ΒΑΘΙΑ ΜΑΘΗΣΗ</w:t>
                            </w:r>
                          </w:p>
                          <w:p w14:paraId="1CA12BB6" w14:textId="50F101BF" w:rsidR="00883EA0" w:rsidRPr="00334AF9" w:rsidRDefault="00771B06" w:rsidP="00883EA0">
                            <w:pPr>
                              <w:jc w:val="center"/>
                              <w:rPr>
                                <w:b/>
                                <w:sz w:val="32"/>
                                <w:szCs w:val="32"/>
                              </w:rPr>
                            </w:pPr>
                            <w:r w:rsidRPr="00334AF9">
                              <w:rPr>
                                <w:b/>
                                <w:sz w:val="32"/>
                                <w:szCs w:val="32"/>
                              </w:rPr>
                              <w:t>Κοντός Πέτρος</w:t>
                            </w:r>
                            <w:r w:rsidRPr="00334AF9">
                              <w:rPr>
                                <w:b/>
                                <w:sz w:val="32"/>
                                <w:szCs w:val="32"/>
                              </w:rPr>
                              <w:br/>
                              <w:t>Α</w:t>
                            </w:r>
                            <w:r w:rsidR="001114A5">
                              <w:rPr>
                                <w:b/>
                                <w:sz w:val="32"/>
                                <w:szCs w:val="32"/>
                              </w:rPr>
                              <w:t>.</w:t>
                            </w:r>
                            <w:r w:rsidRPr="00334AF9">
                              <w:rPr>
                                <w:b/>
                                <w:sz w:val="32"/>
                                <w:szCs w:val="32"/>
                              </w:rPr>
                              <w:t>Μ</w:t>
                            </w:r>
                            <w:r w:rsidR="001114A5">
                              <w:rPr>
                                <w:b/>
                                <w:sz w:val="32"/>
                                <w:szCs w:val="32"/>
                              </w:rPr>
                              <w:t>.</w:t>
                            </w:r>
                            <w:r w:rsidRPr="00334AF9">
                              <w:rPr>
                                <w:b/>
                                <w:sz w:val="32"/>
                                <w:szCs w:val="32"/>
                              </w:rPr>
                              <w:t xml:space="preserve"> 2898</w:t>
                            </w:r>
                          </w:p>
                          <w:p w14:paraId="6E16A15B" w14:textId="1D9E9926" w:rsidR="00883EA0" w:rsidRPr="00334AF9" w:rsidRDefault="00883EA0" w:rsidP="00883EA0">
                            <w:pPr>
                              <w:jc w:val="center"/>
                              <w:rPr>
                                <w:sz w:val="32"/>
                                <w:szCs w:val="32"/>
                              </w:rPr>
                            </w:pPr>
                          </w:p>
                          <w:p w14:paraId="753921C2" w14:textId="77777777" w:rsidR="00883EA0" w:rsidRPr="00334AF9" w:rsidRDefault="00883EA0" w:rsidP="00883EA0">
                            <w:pPr>
                              <w:jc w:val="center"/>
                              <w:rPr>
                                <w:sz w:val="32"/>
                                <w:szCs w:val="32"/>
                              </w:rPr>
                            </w:pPr>
                          </w:p>
                          <w:p w14:paraId="2BD0F980" w14:textId="77777777" w:rsidR="00883EA0" w:rsidRPr="00334AF9" w:rsidRDefault="00883EA0" w:rsidP="00883EA0">
                            <w:pPr>
                              <w:jc w:val="center"/>
                              <w:rPr>
                                <w:b/>
                                <w:sz w:val="32"/>
                                <w:szCs w:val="32"/>
                              </w:rPr>
                            </w:pPr>
                            <w:r w:rsidRPr="00334AF9">
                              <w:rPr>
                                <w:b/>
                                <w:sz w:val="32"/>
                                <w:szCs w:val="32"/>
                              </w:rPr>
                              <w:t>Διπλωματική Εργασία</w:t>
                            </w:r>
                          </w:p>
                          <w:p w14:paraId="0B007E3E" w14:textId="77777777" w:rsidR="00883EA0" w:rsidRPr="00334AF9" w:rsidRDefault="00883EA0" w:rsidP="00883EA0">
                            <w:pPr>
                              <w:jc w:val="center"/>
                              <w:rPr>
                                <w:sz w:val="32"/>
                                <w:szCs w:val="32"/>
                              </w:rPr>
                            </w:pPr>
                          </w:p>
                          <w:p w14:paraId="2CF7C2BA" w14:textId="77777777" w:rsidR="00883EA0" w:rsidRPr="00334AF9" w:rsidRDefault="00883EA0" w:rsidP="00883EA0">
                            <w:pPr>
                              <w:jc w:val="center"/>
                              <w:rPr>
                                <w:sz w:val="32"/>
                                <w:szCs w:val="32"/>
                              </w:rPr>
                            </w:pPr>
                          </w:p>
                          <w:p w14:paraId="37F627DF" w14:textId="3BE1837F" w:rsidR="00883EA0" w:rsidRPr="002504F3" w:rsidRDefault="00883EA0" w:rsidP="00883EA0">
                            <w:pPr>
                              <w:jc w:val="center"/>
                              <w:rPr>
                                <w:sz w:val="32"/>
                                <w:szCs w:val="32"/>
                              </w:rPr>
                            </w:pPr>
                            <w:r w:rsidRPr="00334AF9">
                              <w:rPr>
                                <w:sz w:val="32"/>
                                <w:szCs w:val="32"/>
                              </w:rPr>
                              <w:t xml:space="preserve">Επιβλέπων: </w:t>
                            </w:r>
                            <w:r w:rsidR="002504F3">
                              <w:rPr>
                                <w:sz w:val="32"/>
                                <w:szCs w:val="32"/>
                              </w:rPr>
                              <w:t>Χριστόφορος Νίκου</w:t>
                            </w:r>
                          </w:p>
                          <w:p w14:paraId="796468BB" w14:textId="77777777" w:rsidR="00883EA0" w:rsidRPr="00334AF9" w:rsidRDefault="00883EA0" w:rsidP="00883EA0">
                            <w:pPr>
                              <w:jc w:val="center"/>
                              <w:rPr>
                                <w:sz w:val="32"/>
                                <w:szCs w:val="32"/>
                              </w:rPr>
                            </w:pPr>
                          </w:p>
                          <w:p w14:paraId="1C12BC28" w14:textId="77777777" w:rsidR="00883EA0" w:rsidRPr="00334AF9" w:rsidRDefault="00883EA0" w:rsidP="00883EA0">
                            <w:pPr>
                              <w:jc w:val="center"/>
                              <w:rPr>
                                <w:sz w:val="32"/>
                                <w:szCs w:val="32"/>
                              </w:rPr>
                            </w:pPr>
                          </w:p>
                          <w:p w14:paraId="15C90581" w14:textId="6B48E4B6" w:rsidR="00883EA0" w:rsidRPr="00334AF9" w:rsidRDefault="00883EA0" w:rsidP="00883EA0">
                            <w:pPr>
                              <w:jc w:val="center"/>
                              <w:rPr>
                                <w:sz w:val="32"/>
                                <w:szCs w:val="32"/>
                              </w:rPr>
                            </w:pPr>
                            <w:r w:rsidRPr="00334AF9">
                              <w:rPr>
                                <w:sz w:val="32"/>
                                <w:szCs w:val="32"/>
                              </w:rPr>
                              <w:t>Ιωάννινα,</w:t>
                            </w:r>
                            <w:r w:rsidR="002504F3">
                              <w:rPr>
                                <w:sz w:val="32"/>
                                <w:szCs w:val="32"/>
                              </w:rPr>
                              <w:t xml:space="preserve"> Οκτώβρ</w:t>
                            </w:r>
                            <w:r w:rsidR="001114A5">
                              <w:rPr>
                                <w:sz w:val="32"/>
                                <w:szCs w:val="32"/>
                              </w:rPr>
                              <w:t>ιος</w:t>
                            </w:r>
                            <w:r w:rsidRPr="00334AF9">
                              <w:rPr>
                                <w:sz w:val="32"/>
                                <w:szCs w:val="32"/>
                              </w:rPr>
                              <w:t xml:space="preserve"> </w:t>
                            </w:r>
                            <w:r w:rsidR="00771B06" w:rsidRPr="00334AF9">
                              <w:rPr>
                                <w:sz w:val="32"/>
                                <w:szCs w:val="32"/>
                              </w:rPr>
                              <w:t>2026</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1078B25" id="_x0000_t202" coordsize="21600,21600" o:spt="202" path="m,l,21600r21600,l21600,xe">
                <v:stroke joinstyle="miter"/>
                <v:path gradientshapeok="t" o:connecttype="rect"/>
              </v:shapetype>
              <v:shape id="Text Box 20" o:spid="_x0000_s1026" type="#_x0000_t202" style="position:absolute;margin-left:49.8pt;margin-top:14.8pt;width:399.6pt;height:41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" stroked="f">
                <v:textbox style="mso-fit-shape-to-text:t">
                  <w:txbxContent>
                    <w:p w14:paraId="0278CC6F" w14:textId="153AC442" w:rsidR="008F6840" w:rsidRPr="008F6840" w:rsidRDefault="00AB2CBB" w:rsidP="00745028">
                      <w:pPr>
                        <w:ind w:firstLine="720"/>
                        <w:jc w:val="center"/>
                        <w:rPr>
                          <w:b/>
                          <w:sz w:val="36"/>
                          <w:szCs w:val="36"/>
                        </w:rPr>
                        <w:pPrChange w:id="1" w:author="Petros Kontos" w:date="2026-09-17T11:43:00Z" w16du:dateUtc="2026-09-17T08:43:00Z">
                          <w:pPr>
                            <w:jc w:val="center"/>
                          </w:pPr>
                        </w:pPrChange>
                      </w:pPr>
                      <w:r>
                        <w:rPr>
                          <w:b/>
                          <w:sz w:val="36"/>
                          <w:szCs w:val="36"/>
                        </w:rPr>
                        <w:t>ΤΑΞΙΝΟΜΗΣΗ ΕΙΚΟΝΩΝ ΖΩΟΠΛΑΓΚΤΟΥ ΜΕ ΒΑΘΙΑ ΜΑΘΗΣΗ</w:t>
                      </w:r>
                    </w:p>
                    <w:p w14:paraId="1CA12BB6" w14:textId="50F101BF" w:rsidR="00883EA0" w:rsidRPr="00334AF9" w:rsidRDefault="00771B06" w:rsidP="00883EA0">
                      <w:pPr>
                        <w:jc w:val="center"/>
                        <w:rPr>
                          <w:b/>
                          <w:sz w:val="32"/>
                          <w:szCs w:val="32"/>
                        </w:rPr>
                      </w:pPr>
                      <w:r w:rsidRPr="00334AF9">
                        <w:rPr>
                          <w:b/>
                          <w:sz w:val="32"/>
                          <w:szCs w:val="32"/>
                        </w:rPr>
                        <w:t>Κοντός Πέτρος</w:t>
                      </w:r>
                      <w:r w:rsidRPr="00334AF9">
                        <w:rPr>
                          <w:b/>
                          <w:sz w:val="32"/>
                          <w:szCs w:val="32"/>
                        </w:rPr>
                        <w:br/>
                        <w:t>Α</w:t>
                      </w:r>
                      <w:r w:rsidR="001114A5">
                        <w:rPr>
                          <w:b/>
                          <w:sz w:val="32"/>
                          <w:szCs w:val="32"/>
                        </w:rPr>
                        <w:t>.</w:t>
                      </w:r>
                      <w:r w:rsidRPr="00334AF9">
                        <w:rPr>
                          <w:b/>
                          <w:sz w:val="32"/>
                          <w:szCs w:val="32"/>
                        </w:rPr>
                        <w:t>Μ</w:t>
                      </w:r>
                      <w:r w:rsidR="001114A5">
                        <w:rPr>
                          <w:b/>
                          <w:sz w:val="32"/>
                          <w:szCs w:val="32"/>
                        </w:rPr>
                        <w:t>.</w:t>
                      </w:r>
                      <w:r w:rsidRPr="00334AF9">
                        <w:rPr>
                          <w:b/>
                          <w:sz w:val="32"/>
                          <w:szCs w:val="32"/>
                        </w:rPr>
                        <w:t xml:space="preserve"> 2898</w:t>
                      </w:r>
                    </w:p>
                    <w:p w14:paraId="6E16A15B" w14:textId="1D9E9926" w:rsidR="00883EA0" w:rsidRPr="00334AF9" w:rsidRDefault="00883EA0" w:rsidP="00883EA0">
                      <w:pPr>
                        <w:jc w:val="center"/>
                        <w:rPr>
                          <w:sz w:val="32"/>
                          <w:szCs w:val="32"/>
                        </w:rPr>
                      </w:pPr>
                    </w:p>
                    <w:p w14:paraId="753921C2" w14:textId="77777777" w:rsidR="00883EA0" w:rsidRPr="00334AF9" w:rsidRDefault="00883EA0" w:rsidP="00883EA0">
                      <w:pPr>
                        <w:jc w:val="center"/>
                        <w:rPr>
                          <w:sz w:val="32"/>
                          <w:szCs w:val="32"/>
                        </w:rPr>
                      </w:pPr>
                    </w:p>
                    <w:p w14:paraId="2BD0F980" w14:textId="77777777" w:rsidR="00883EA0" w:rsidRPr="00334AF9" w:rsidRDefault="00883EA0" w:rsidP="00883EA0">
                      <w:pPr>
                        <w:jc w:val="center"/>
                        <w:rPr>
                          <w:b/>
                          <w:sz w:val="32"/>
                          <w:szCs w:val="32"/>
                        </w:rPr>
                      </w:pPr>
                      <w:r w:rsidRPr="00334AF9">
                        <w:rPr>
                          <w:b/>
                          <w:sz w:val="32"/>
                          <w:szCs w:val="32"/>
                        </w:rPr>
                        <w:t>Διπλωματική Εργασία</w:t>
                      </w:r>
                    </w:p>
                    <w:p w14:paraId="0B007E3E" w14:textId="77777777" w:rsidR="00883EA0" w:rsidRPr="00334AF9" w:rsidRDefault="00883EA0" w:rsidP="00883EA0">
                      <w:pPr>
                        <w:jc w:val="center"/>
                        <w:rPr>
                          <w:sz w:val="32"/>
                          <w:szCs w:val="32"/>
                        </w:rPr>
                      </w:pPr>
                    </w:p>
                    <w:p w14:paraId="2CF7C2BA" w14:textId="77777777" w:rsidR="00883EA0" w:rsidRPr="00334AF9" w:rsidRDefault="00883EA0" w:rsidP="00883EA0">
                      <w:pPr>
                        <w:jc w:val="center"/>
                        <w:rPr>
                          <w:sz w:val="32"/>
                          <w:szCs w:val="32"/>
                        </w:rPr>
                      </w:pPr>
                    </w:p>
                    <w:p w14:paraId="37F627DF" w14:textId="3BE1837F" w:rsidR="00883EA0" w:rsidRPr="002504F3" w:rsidRDefault="00883EA0" w:rsidP="00883EA0">
                      <w:pPr>
                        <w:jc w:val="center"/>
                        <w:rPr>
                          <w:sz w:val="32"/>
                          <w:szCs w:val="32"/>
                        </w:rPr>
                      </w:pPr>
                      <w:r w:rsidRPr="00334AF9">
                        <w:rPr>
                          <w:sz w:val="32"/>
                          <w:szCs w:val="32"/>
                        </w:rPr>
                        <w:t xml:space="preserve">Επιβλέπων: </w:t>
                      </w:r>
                      <w:r w:rsidR="002504F3">
                        <w:rPr>
                          <w:sz w:val="32"/>
                          <w:szCs w:val="32"/>
                        </w:rPr>
                        <w:t>Χριστόφορος Νίκου</w:t>
                      </w:r>
                    </w:p>
                    <w:p w14:paraId="796468BB" w14:textId="77777777" w:rsidR="00883EA0" w:rsidRPr="00334AF9" w:rsidRDefault="00883EA0" w:rsidP="00883EA0">
                      <w:pPr>
                        <w:jc w:val="center"/>
                        <w:rPr>
                          <w:sz w:val="32"/>
                          <w:szCs w:val="32"/>
                        </w:rPr>
                      </w:pPr>
                    </w:p>
                    <w:p w14:paraId="1C12BC28" w14:textId="77777777" w:rsidR="00883EA0" w:rsidRPr="00334AF9" w:rsidRDefault="00883EA0" w:rsidP="00883EA0">
                      <w:pPr>
                        <w:jc w:val="center"/>
                        <w:rPr>
                          <w:sz w:val="32"/>
                          <w:szCs w:val="32"/>
                        </w:rPr>
                      </w:pPr>
                    </w:p>
                    <w:p w14:paraId="15C90581" w14:textId="6B48E4B6" w:rsidR="00883EA0" w:rsidRPr="00334AF9" w:rsidRDefault="00883EA0" w:rsidP="00883EA0">
                      <w:pPr>
                        <w:jc w:val="center"/>
                        <w:rPr>
                          <w:sz w:val="32"/>
                          <w:szCs w:val="32"/>
                        </w:rPr>
                      </w:pPr>
                      <w:r w:rsidRPr="00334AF9">
                        <w:rPr>
                          <w:sz w:val="32"/>
                          <w:szCs w:val="32"/>
                        </w:rPr>
                        <w:t>Ιωάννινα,</w:t>
                      </w:r>
                      <w:r w:rsidR="002504F3">
                        <w:rPr>
                          <w:sz w:val="32"/>
                          <w:szCs w:val="32"/>
                        </w:rPr>
                        <w:t xml:space="preserve"> Οκτώβρ</w:t>
                      </w:r>
                      <w:r w:rsidR="001114A5">
                        <w:rPr>
                          <w:sz w:val="32"/>
                          <w:szCs w:val="32"/>
                        </w:rPr>
                        <w:t>ιος</w:t>
                      </w:r>
                      <w:r w:rsidRPr="00334AF9">
                        <w:rPr>
                          <w:sz w:val="32"/>
                          <w:szCs w:val="32"/>
                        </w:rPr>
                        <w:t xml:space="preserve"> </w:t>
                      </w:r>
                      <w:r w:rsidR="00771B06" w:rsidRPr="00334AF9">
                        <w:rPr>
                          <w:sz w:val="32"/>
                          <w:szCs w:val="32"/>
                        </w:rPr>
                        <w:t>2026</w:t>
                      </w:r>
                    </w:p>
                  </w:txbxContent>
                </v:textbox>
              </v:shape>
            </w:pict>
          </mc:Fallback>
        </mc:AlternateContent>
      </w:r>
      <w:r w:rsidR="001F0AF1" w:rsidRPr="00334AF9">
        <w:rPr>
          <w:noProof/>
          <w:lang w:eastAsia="el-GR"/>
        </w:rPr>
        <w:drawing>
          <wp:anchor distT="0" distB="0" distL="114300" distR="114300" simplePos="0" relativeHeight="251661312" behindDoc="0" locked="0" layoutInCell="1" allowOverlap="1" wp14:anchorId="3971BE11" wp14:editId="5B9571C8">
            <wp:simplePos x="0" y="0"/>
            <wp:positionH relativeFrom="column">
              <wp:posOffset>-307853</wp:posOffset>
            </wp:positionH>
            <wp:positionV relativeFrom="paragraph">
              <wp:posOffset>6350696</wp:posOffset>
            </wp:positionV>
            <wp:extent cx="1404472" cy="1665962"/>
            <wp:effectExtent l="19050" t="0" r="5228" b="0"/>
            <wp:wrapNone/>
            <wp:docPr id="3" name="Picture 2" descr="CSE-UOI-LOGO-BLUE-G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UOI-LOGO-BLUE-GR.png"/>
                    <pic:cNvPicPr/>
                  </pic:nvPicPr>
                  <pic:blipFill>
                    <a:blip r:embed="rId11" cstate="print"/>
                    <a:stretch>
                      <a:fillRect/>
                    </a:stretch>
                  </pic:blipFill>
                  <pic:spPr>
                    <a:xfrm>
                      <a:off x="0" y="0"/>
                      <a:ext cx="1404472" cy="1665962"/>
                    </a:xfrm>
                    <a:prstGeom prst="rect">
                      <a:avLst/>
                    </a:prstGeom>
                  </pic:spPr>
                </pic:pic>
              </a:graphicData>
            </a:graphic>
          </wp:anchor>
        </w:drawing>
      </w:r>
      <w:r w:rsidRPr="00334AF9">
        <w:rPr>
          <w:noProof/>
          <w:lang w:eastAsia="zh-TW"/>
        </w:rPr>
        <mc:AlternateContent>
          <mc:Choice Requires="wps">
            <w:drawing>
              <wp:anchor distT="0" distB="0" distL="114300" distR="114300" simplePos="0" relativeHeight="251657216" behindDoc="0" locked="0" layoutInCell="1" allowOverlap="1" wp14:anchorId="0F3AFD2C" wp14:editId="022F2965">
                <wp:simplePos x="0" y="0"/>
                <wp:positionH relativeFrom="column">
                  <wp:posOffset>1147445</wp:posOffset>
                </wp:positionH>
                <wp:positionV relativeFrom="paragraph">
                  <wp:posOffset>6506845</wp:posOffset>
                </wp:positionV>
                <wp:extent cx="4525645" cy="1609725"/>
                <wp:effectExtent l="2540" t="1270" r="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5645" cy="1609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2AD382" w14:textId="77777777" w:rsidR="003A0F10" w:rsidRPr="00334AF9" w:rsidRDefault="003A0F10" w:rsidP="00883EA0">
                            <w:pPr>
                              <w:spacing w:line="240" w:lineRule="auto"/>
                              <w:rPr>
                                <w:b/>
                                <w:smallCaps/>
                                <w:sz w:val="32"/>
                                <w:szCs w:val="36"/>
                              </w:rPr>
                            </w:pPr>
                            <w:r w:rsidRPr="00334AF9">
                              <w:rPr>
                                <w:b/>
                                <w:smallCaps/>
                                <w:sz w:val="32"/>
                                <w:szCs w:val="36"/>
                              </w:rPr>
                              <w:t>Τμήμα Μηχ. Η/Υ &amp; Πληροφορικής</w:t>
                            </w:r>
                          </w:p>
                          <w:p w14:paraId="070115EB" w14:textId="77777777" w:rsidR="00883EA0" w:rsidRPr="00334AF9" w:rsidRDefault="003A0F10" w:rsidP="00883EA0">
                            <w:pPr>
                              <w:spacing w:after="120" w:line="240" w:lineRule="auto"/>
                              <w:rPr>
                                <w:b/>
                                <w:smallCaps/>
                                <w:sz w:val="32"/>
                                <w:szCs w:val="36"/>
                              </w:rPr>
                            </w:pPr>
                            <w:r w:rsidRPr="00334AF9">
                              <w:rPr>
                                <w:b/>
                                <w:smallCaps/>
                                <w:sz w:val="32"/>
                                <w:szCs w:val="36"/>
                              </w:rPr>
                              <w:t>Πανεπιστήμιο Ιωαννίνων</w:t>
                            </w:r>
                            <w:r w:rsidR="00000000">
                              <w:rPr>
                                <w:b/>
                                <w:smallCaps/>
                                <w:sz w:val="32"/>
                                <w:szCs w:val="36"/>
                              </w:rPr>
                              <w:pict w14:anchorId="07856B32">
                                <v:rect id="_x0000_i1026" style="width:341.95pt;height:1.5pt" o:hralign="center" o:hrstd="t" o:hrnoshade="t" o:hr="t" fillcolor="#0070c0" stroked="f"/>
                              </w:pict>
                            </w:r>
                          </w:p>
                          <w:p w14:paraId="4FB29D3B" w14:textId="77777777" w:rsidR="003A0F10" w:rsidRPr="008F6840" w:rsidRDefault="003A0F10" w:rsidP="00883EA0">
                            <w:pPr>
                              <w:spacing w:before="160" w:line="240" w:lineRule="auto"/>
                              <w:rPr>
                                <w:b/>
                                <w:smallCaps/>
                                <w:sz w:val="32"/>
                                <w:szCs w:val="36"/>
                                <w:lang w:val="en-GB"/>
                              </w:rPr>
                            </w:pPr>
                            <w:r w:rsidRPr="008F6840">
                              <w:rPr>
                                <w:b/>
                                <w:smallCaps/>
                                <w:sz w:val="32"/>
                                <w:szCs w:val="36"/>
                                <w:lang w:val="en-GB"/>
                              </w:rPr>
                              <w:t>Department of Computer Science &amp; Engineering</w:t>
                            </w:r>
                          </w:p>
                          <w:p w14:paraId="1246B781" w14:textId="77777777" w:rsidR="003A0F10" w:rsidRPr="008F6840" w:rsidRDefault="003A0F10" w:rsidP="00883EA0">
                            <w:pPr>
                              <w:spacing w:line="240" w:lineRule="auto"/>
                              <w:rPr>
                                <w:b/>
                                <w:smallCaps/>
                                <w:sz w:val="32"/>
                                <w:szCs w:val="36"/>
                                <w:lang w:val="en-GB"/>
                              </w:rPr>
                            </w:pPr>
                            <w:r w:rsidRPr="008F6840">
                              <w:rPr>
                                <w:b/>
                                <w:smallCaps/>
                                <w:sz w:val="32"/>
                                <w:szCs w:val="36"/>
                                <w:lang w:val="en-GB"/>
                              </w:rPr>
                              <w:t>University of Ioannina</w:t>
                            </w:r>
                          </w:p>
                          <w:p w14:paraId="3DFA85E3" w14:textId="77777777" w:rsidR="003A0F10" w:rsidRPr="008F6840" w:rsidRDefault="003A0F10" w:rsidP="00883EA0">
                            <w:pPr>
                              <w:rPr>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3AFD2C" id="Text Box 19" o:spid="_x0000_s1027" type="#_x0000_t202" style="position:absolute;margin-left:90.35pt;margin-top:512.35pt;width:356.35pt;height:126.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" stroked="f">
                <v:textbox>
                  <w:txbxContent>
                    <w:p w14:paraId="752AD382" w14:textId="77777777" w:rsidR="003A0F10" w:rsidRPr="00334AF9" w:rsidRDefault="003A0F10" w:rsidP="00883EA0">
                      <w:pPr>
                        <w:spacing w:line="240" w:lineRule="auto"/>
                        <w:rPr>
                          <w:b/>
                          <w:smallCaps/>
                          <w:sz w:val="32"/>
                          <w:szCs w:val="36"/>
                        </w:rPr>
                      </w:pPr>
                      <w:r w:rsidRPr="00334AF9">
                        <w:rPr>
                          <w:b/>
                          <w:smallCaps/>
                          <w:sz w:val="32"/>
                          <w:szCs w:val="36"/>
                        </w:rPr>
                        <w:t>Τμήμα Μηχ. Η/Υ &amp; Πληροφορικής</w:t>
                      </w:r>
                    </w:p>
                    <w:p w14:paraId="070115EB" w14:textId="77777777" w:rsidR="00883EA0" w:rsidRPr="00334AF9" w:rsidRDefault="003A0F10" w:rsidP="00883EA0">
                      <w:pPr>
                        <w:spacing w:after="120" w:line="240" w:lineRule="auto"/>
                        <w:rPr>
                          <w:b/>
                          <w:smallCaps/>
                          <w:sz w:val="32"/>
                          <w:szCs w:val="36"/>
                        </w:rPr>
                      </w:pPr>
                      <w:r w:rsidRPr="00334AF9">
                        <w:rPr>
                          <w:b/>
                          <w:smallCaps/>
                          <w:sz w:val="32"/>
                          <w:szCs w:val="36"/>
                        </w:rPr>
                        <w:t>Πανεπιστήμιο Ιωαννίνων</w:t>
                      </w:r>
                      <w:r w:rsidR="00000000">
                        <w:rPr>
                          <w:b/>
                          <w:smallCaps/>
                          <w:sz w:val="32"/>
                          <w:szCs w:val="36"/>
                        </w:rPr>
                        <w:pict w14:anchorId="07856B32">
                          <v:rect id="_x0000_i1026" style="width:341.95pt;height:1.5pt" o:hralign="center" o:hrstd="t" o:hrnoshade="t" o:hr="t" fillcolor="#0070c0" stroked="f"/>
                        </w:pict>
                      </w:r>
                    </w:p>
                    <w:p w14:paraId="4FB29D3B" w14:textId="77777777" w:rsidR="003A0F10" w:rsidRPr="008F6840" w:rsidRDefault="003A0F10" w:rsidP="00883EA0">
                      <w:pPr>
                        <w:spacing w:before="160" w:line="240" w:lineRule="auto"/>
                        <w:rPr>
                          <w:b/>
                          <w:smallCaps/>
                          <w:sz w:val="32"/>
                          <w:szCs w:val="36"/>
                          <w:lang w:val="en-GB"/>
                        </w:rPr>
                      </w:pPr>
                      <w:r w:rsidRPr="008F6840">
                        <w:rPr>
                          <w:b/>
                          <w:smallCaps/>
                          <w:sz w:val="32"/>
                          <w:szCs w:val="36"/>
                          <w:lang w:val="en-GB"/>
                        </w:rPr>
                        <w:t>Department of Computer Science &amp; Engineering</w:t>
                      </w:r>
                    </w:p>
                    <w:p w14:paraId="1246B781" w14:textId="77777777" w:rsidR="003A0F10" w:rsidRPr="008F6840" w:rsidRDefault="003A0F10" w:rsidP="00883EA0">
                      <w:pPr>
                        <w:spacing w:line="240" w:lineRule="auto"/>
                        <w:rPr>
                          <w:b/>
                          <w:smallCaps/>
                          <w:sz w:val="32"/>
                          <w:szCs w:val="36"/>
                          <w:lang w:val="en-GB"/>
                        </w:rPr>
                      </w:pPr>
                      <w:r w:rsidRPr="008F6840">
                        <w:rPr>
                          <w:b/>
                          <w:smallCaps/>
                          <w:sz w:val="32"/>
                          <w:szCs w:val="36"/>
                          <w:lang w:val="en-GB"/>
                        </w:rPr>
                        <w:t>University of Ioannina</w:t>
                      </w:r>
                    </w:p>
                    <w:p w14:paraId="3DFA85E3" w14:textId="77777777" w:rsidR="003A0F10" w:rsidRPr="008F6840" w:rsidRDefault="003A0F10" w:rsidP="00883EA0">
                      <w:pPr>
                        <w:rPr>
                          <w:lang w:val="en-GB"/>
                        </w:rPr>
                      </w:pPr>
                    </w:p>
                  </w:txbxContent>
                </v:textbox>
              </v:shape>
            </w:pict>
          </mc:Fallback>
        </mc:AlternateContent>
      </w:r>
      <w:r w:rsidRPr="00334AF9">
        <w:rPr>
          <w:noProof/>
          <w:lang w:eastAsia="el-GR"/>
        </w:rPr>
        <mc:AlternateContent>
          <mc:Choice Requires="wps">
            <w:drawing>
              <wp:anchor distT="0" distB="0" distL="114300" distR="114300" simplePos="0" relativeHeight="251655168" behindDoc="0" locked="0" layoutInCell="1" allowOverlap="1" wp14:anchorId="650F2998" wp14:editId="779A4651">
                <wp:simplePos x="0" y="0"/>
                <wp:positionH relativeFrom="column">
                  <wp:posOffset>-301625</wp:posOffset>
                </wp:positionH>
                <wp:positionV relativeFrom="paragraph">
                  <wp:posOffset>187960</wp:posOffset>
                </wp:positionV>
                <wp:extent cx="899795" cy="8639810"/>
                <wp:effectExtent l="1270" t="0" r="3810" b="1905"/>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795" cy="8639810"/>
                        </a:xfrm>
                        <a:prstGeom prst="rect">
                          <a:avLst/>
                        </a:prstGeom>
                        <a:solidFill>
                          <a:srgbClr val="9BD2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19E6A" id="Rectangle 17" o:spid="_x0000_s1026" style="position:absolute;margin-left:-23.75pt;margin-top:14.8pt;width:70.85pt;height:680.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" fillcolor="#9bd2ed" stroked="f"/>
            </w:pict>
          </mc:Fallback>
        </mc:AlternateContent>
      </w:r>
      <w:r w:rsidR="00883EA0" w:rsidRPr="00334AF9">
        <w:br w:type="page"/>
      </w:r>
    </w:p>
    <w:p w14:paraId="044129CC" w14:textId="77777777" w:rsidR="00883EA0" w:rsidRPr="00334AF9" w:rsidRDefault="00883EA0">
      <w:pPr>
        <w:spacing w:after="0" w:line="240" w:lineRule="auto"/>
        <w:jc w:val="left"/>
      </w:pPr>
    </w:p>
    <w:p w14:paraId="720625EB" w14:textId="77777777" w:rsidR="00C34882" w:rsidRPr="00334AF9" w:rsidRDefault="00C34882" w:rsidP="00C34882">
      <w:pPr>
        <w:pStyle w:val="a6"/>
      </w:pPr>
      <w:r w:rsidRPr="00334AF9">
        <w:lastRenderedPageBreak/>
        <w:t>Ευχαριστίες</w:t>
      </w:r>
    </w:p>
    <w:p w14:paraId="4845864A" w14:textId="18A515E6" w:rsidR="000C52B5" w:rsidRPr="00334AF9" w:rsidRDefault="00F572DA" w:rsidP="00A26CF1">
      <w:r>
        <w:t>Θα ήθελα να ευχαριστήσω την οικογένει</w:t>
      </w:r>
      <w:r w:rsidR="001114A5">
        <w:t>ά</w:t>
      </w:r>
      <w:r>
        <w:t xml:space="preserve"> μου για τη στήριξη και την αγάπη</w:t>
      </w:r>
      <w:r w:rsidR="001114A5">
        <w:t xml:space="preserve"> που</w:t>
      </w:r>
      <w:r>
        <w:t xml:space="preserve"> μου δίνουν σε κάθε δύσκολη περίοδο </w:t>
      </w:r>
      <w:r w:rsidR="0021301B" w:rsidRPr="0021301B">
        <w:t>και σε κάθε εμπόδιο που έχει προκύψει στη ζωή μου</w:t>
      </w:r>
      <w:r w:rsidR="0021301B">
        <w:t xml:space="preserve">. </w:t>
      </w:r>
      <w:r>
        <w:t>Θα ήθελα</w:t>
      </w:r>
      <w:r w:rsidR="00831BEF">
        <w:t xml:space="preserve"> επίσης</w:t>
      </w:r>
      <w:r>
        <w:t xml:space="preserve"> να ευχαριστήσω την σύντροφ</w:t>
      </w:r>
      <w:r w:rsidR="001114A5">
        <w:t>ό</w:t>
      </w:r>
      <w:r>
        <w:t xml:space="preserve"> μου για την υπομονή και την κατανόησ</w:t>
      </w:r>
      <w:r w:rsidR="001114A5">
        <w:t>ή τη</w:t>
      </w:r>
      <w:r>
        <w:t xml:space="preserve">ς. </w:t>
      </w:r>
      <w:r w:rsidR="0021301B">
        <w:t>Τ</w:t>
      </w:r>
      <w:r>
        <w:t>έλος θα ήθελα να ευχαριστήσω</w:t>
      </w:r>
      <w:r w:rsidR="00831BEF">
        <w:t xml:space="preserve"> την </w:t>
      </w:r>
      <w:r>
        <w:t>κ</w:t>
      </w:r>
      <w:r w:rsidR="00831BEF">
        <w:t>. Μαρίνα</w:t>
      </w:r>
      <w:r>
        <w:t xml:space="preserve"> Πλησίτη και τον κ</w:t>
      </w:r>
      <w:r w:rsidR="00831BEF">
        <w:t>.</w:t>
      </w:r>
      <w:r>
        <w:t xml:space="preserve"> </w:t>
      </w:r>
      <w:r w:rsidR="00831BEF">
        <w:t xml:space="preserve">Χριστόφορο </w:t>
      </w:r>
      <w:r>
        <w:t xml:space="preserve">Νίκου για την </w:t>
      </w:r>
      <w:r w:rsidR="00831BEF">
        <w:t xml:space="preserve">συμβολή και </w:t>
      </w:r>
      <w:r>
        <w:t>βοήθει</w:t>
      </w:r>
      <w:r w:rsidR="001114A5">
        <w:t>ά</w:t>
      </w:r>
      <w:r>
        <w:t xml:space="preserve"> τους </w:t>
      </w:r>
      <w:r w:rsidR="00831BEF">
        <w:t>καθ’ όλη τη διάρκεια εκπόνησης της διπλωματικής μου</w:t>
      </w:r>
      <w:r>
        <w:t xml:space="preserve">. </w:t>
      </w:r>
      <w:r>
        <w:br/>
      </w:r>
    </w:p>
    <w:p w14:paraId="4A9F2C32" w14:textId="6E3F26E2" w:rsidR="00F572DA" w:rsidRPr="00334AF9" w:rsidRDefault="00F572DA">
      <w:r>
        <w:t>Οκτώβρ</w:t>
      </w:r>
      <w:r w:rsidR="001114A5">
        <w:t>ιο</w:t>
      </w:r>
      <w:r>
        <w:t>ς 2026</w:t>
      </w:r>
      <w:r w:rsidR="00002FB2">
        <w:t>,</w:t>
      </w:r>
    </w:p>
    <w:p w14:paraId="672E632F" w14:textId="5CC23661" w:rsidR="00F572DA" w:rsidRPr="00334AF9" w:rsidRDefault="00F572DA" w:rsidP="00C34882">
      <w:r>
        <w:t>Κοντός Πέτρος</w:t>
      </w:r>
    </w:p>
    <w:p w14:paraId="2D9316A4" w14:textId="12EC9F79" w:rsidR="00F67253" w:rsidRPr="00334AF9" w:rsidRDefault="00F67253">
      <w:pPr>
        <w:spacing w:after="0" w:line="240" w:lineRule="auto"/>
        <w:jc w:val="left"/>
      </w:pPr>
      <w:r w:rsidRPr="00334AF9">
        <w:br w:type="page"/>
      </w:r>
    </w:p>
    <w:p w14:paraId="244994C2" w14:textId="69076E4C" w:rsidR="00054B3F" w:rsidRDefault="00054B3F" w:rsidP="00054B3F">
      <w:pPr>
        <w:pStyle w:val="a6"/>
      </w:pPr>
      <w:r>
        <w:lastRenderedPageBreak/>
        <w:t>Περίληψη</w:t>
      </w:r>
    </w:p>
    <w:p w14:paraId="7B8739AD" w14:textId="3D1DA808" w:rsidR="00054B3F" w:rsidRDefault="00CB4016" w:rsidP="00D579BE">
      <w:commentRangeStart w:id="2"/>
      <w:r>
        <w:t xml:space="preserve">Στην παρούσα εργασία μελετήθηκε το πρόβλημα της </w:t>
      </w:r>
      <w:r w:rsidR="00D95F3C">
        <w:t>αυτόματης</w:t>
      </w:r>
      <w:r>
        <w:t xml:space="preserve"> ταξινόμησης εικόνων </w:t>
      </w:r>
      <w:r w:rsidR="00D95F3C">
        <w:t>πλαγκτού</w:t>
      </w:r>
      <w:r>
        <w:t xml:space="preserve"> </w:t>
      </w:r>
      <w:r w:rsidR="00D95F3C">
        <w:t>πάνω στο σύνολο</w:t>
      </w:r>
      <w:r>
        <w:t xml:space="preserve"> δεδομένων</w:t>
      </w:r>
      <w:r w:rsidRPr="008F6840">
        <w:t xml:space="preserve"> </w:t>
      </w:r>
      <w:r>
        <w:rPr>
          <w:lang w:val="en-US"/>
        </w:rPr>
        <w:t>Zoo</w:t>
      </w:r>
      <w:r w:rsidR="00904076">
        <w:rPr>
          <w:lang w:val="en-US"/>
        </w:rPr>
        <w:t>L</w:t>
      </w:r>
      <w:r>
        <w:rPr>
          <w:lang w:val="en-US"/>
        </w:rPr>
        <w:t>ake</w:t>
      </w:r>
      <w:r>
        <w:t xml:space="preserve">, </w:t>
      </w:r>
      <w:r w:rsidR="00D63F0E">
        <w:t>με τη χρήση διαφορετικών μοντέλων</w:t>
      </w:r>
      <w:r>
        <w:t xml:space="preserve"> βαθιάς μάθησης.  Η ταξινόμηση του </w:t>
      </w:r>
      <w:r w:rsidR="00D95F3C">
        <w:t>πλαγκτού</w:t>
      </w:r>
      <w:r>
        <w:t xml:space="preserve"> αποτελεί ένα </w:t>
      </w:r>
      <w:r w:rsidR="00D95F3C">
        <w:t>αρκετά</w:t>
      </w:r>
      <w:r>
        <w:t xml:space="preserve"> δύσκολο πρόβλημα </w:t>
      </w:r>
      <w:r w:rsidR="00D95F3C">
        <w:t>καθώς</w:t>
      </w:r>
      <w:r>
        <w:t xml:space="preserve"> </w:t>
      </w:r>
      <w:r w:rsidR="00D95F3C">
        <w:t xml:space="preserve">υπάρχουν μορφολογικές ομοιότητες μεταξύ των </w:t>
      </w:r>
      <w:r w:rsidR="00904076">
        <w:t>πλαγκτονικών</w:t>
      </w:r>
      <w:r w:rsidR="00D95F3C">
        <w:t xml:space="preserve"> οργανισμών και μεγάλη ανισορροπία </w:t>
      </w:r>
      <w:r w:rsidR="00D63F0E">
        <w:t>μεταξύ των κατηγοριών</w:t>
      </w:r>
      <w:r w:rsidR="00D95F3C">
        <w:t xml:space="preserve">. </w:t>
      </w:r>
      <w:r w:rsidR="00904076">
        <w:t>Ορισμένες κατηγορίες</w:t>
      </w:r>
      <w:r w:rsidR="00D95F3C">
        <w:t xml:space="preserve"> </w:t>
      </w:r>
      <w:r w:rsidR="00D63F0E">
        <w:t xml:space="preserve">περιλαμβάνουν </w:t>
      </w:r>
      <w:commentRangeEnd w:id="2"/>
      <w:r w:rsidR="008F6840">
        <w:rPr>
          <w:rStyle w:val="af1"/>
          <w:sz w:val="22"/>
          <w:szCs w:val="20"/>
        </w:rPr>
        <w:commentReference w:id="2"/>
      </w:r>
      <w:r w:rsidR="00D63F0E">
        <w:t xml:space="preserve">χιλιάδες εικόνες, ενώ η σπανιότερη μόλις </w:t>
      </w:r>
      <w:r w:rsidR="00016E5B">
        <w:t>δέκα</w:t>
      </w:r>
      <w:r w:rsidR="00D63F0E">
        <w:t>.</w:t>
      </w:r>
      <w:r w:rsidR="00D95F3C">
        <w:t xml:space="preserve"> Το πλαγκτόν </w:t>
      </w:r>
      <w:r w:rsidR="00D95F3C" w:rsidRPr="00D95F3C">
        <w:t>αποτελεί βασικό συστατικό</w:t>
      </w:r>
      <w:r w:rsidR="00F751EA">
        <w:t xml:space="preserve"> </w:t>
      </w:r>
      <w:r w:rsidR="00D95F3C" w:rsidRPr="00D95F3C">
        <w:t>των υδάτινων</w:t>
      </w:r>
      <w:r w:rsidR="00F751EA">
        <w:t xml:space="preserve"> </w:t>
      </w:r>
      <w:r w:rsidR="00D95F3C" w:rsidRPr="00D95F3C">
        <w:t>οικοσυστημάτων</w:t>
      </w:r>
      <w:r w:rsidR="00D63F0E">
        <w:t xml:space="preserve"> και </w:t>
      </w:r>
      <w:r w:rsidR="00D95F3C">
        <w:t xml:space="preserve"> η παρακολούθησ</w:t>
      </w:r>
      <w:r w:rsidR="00904076">
        <w:t>ή</w:t>
      </w:r>
      <w:r w:rsidR="00F751EA">
        <w:t xml:space="preserve"> </w:t>
      </w:r>
      <w:r w:rsidR="00D63F0E">
        <w:t>του</w:t>
      </w:r>
      <w:r w:rsidR="00F751EA">
        <w:t xml:space="preserve"> </w:t>
      </w:r>
      <w:r w:rsidR="00D63F0E">
        <w:t>μπορεί</w:t>
      </w:r>
      <w:r w:rsidR="00F751EA">
        <w:t xml:space="preserve"> </w:t>
      </w:r>
      <w:r w:rsidR="00D63F0E">
        <w:t>να προσφέρει σημαντικές πληροφορίες για τις περιβαλλοντικές μεταβολές.</w:t>
      </w:r>
      <w:r w:rsidR="00054B3F">
        <w:t xml:space="preserve"> </w:t>
      </w:r>
    </w:p>
    <w:p w14:paraId="68364CEC" w14:textId="50F93813" w:rsidR="00054B3F" w:rsidRDefault="00D579BE" w:rsidP="00D579BE">
      <w:r>
        <w:t>Η εργασία επικεντρώθηκε στην αξιολόγηση μεμονωμένων μοντέλων ταξινόμησης. Εξετάστηκαν τα EfficientNetB2 και MobileNetV1, ένα απλό συνελικτικό δίκτυο τεσσάρων συνελικτικών blocks και η πιο σύγχρονη αρχιτεκτονική ConvNeXtBase. Πριν από την εκπαίδευση πραγματοποιήθηκε έλεγχος και καθαρισμός του διαχωρισμού των δεδομένων. Μετά την αφαίρεση των επαναλαμβανόμενων εγγραφών, χρησιμοποιήθηκαν συνολικά 17.940 μοναδικές εικόνες από 35 κατηγορίες.</w:t>
      </w:r>
    </w:p>
    <w:p w14:paraId="05FEC4D7" w14:textId="56EC263E" w:rsidR="00054B3F" w:rsidRDefault="005110ED" w:rsidP="00D579BE">
      <w:r w:rsidRPr="005110ED">
        <w:t>Τα μοντέλα εκπαιδεύτηκαν με διαφορετικές στρατηγικές, εξετάζοντας την εκπαίδευση από την αρχή χωρίς προεκπαιδευμένα βάρη, τη μεταφορά μάθησης και τ</w:t>
      </w:r>
      <w:r w:rsidR="008F6840">
        <w:t>ην εξειδικευμένη εκπαίδευση</w:t>
      </w:r>
      <w:r w:rsidR="00745028">
        <w:t xml:space="preserve"> </w:t>
      </w:r>
      <w:r w:rsidR="008F6840">
        <w:t>(</w:t>
      </w:r>
      <w:r w:rsidRPr="005110ED">
        <w:t>fine-tuning</w:t>
      </w:r>
      <w:r w:rsidR="008F6840">
        <w:t>)</w:t>
      </w:r>
      <w:r w:rsidRPr="005110ED">
        <w:t>.</w:t>
      </w:r>
      <w:r w:rsidR="00D579BE">
        <w:t xml:space="preserve"> Εξετάστηκαν διαφορετικοί τρόποι προσαρμογής των προεκπαιδευμένων μοντέλων στα δεδομένα του ZooLake</w:t>
      </w:r>
      <w:r w:rsidR="00D579BE" w:rsidRPr="008F6840">
        <w:t xml:space="preserve"> </w:t>
      </w:r>
      <w:r w:rsidR="00D579BE">
        <w:t>και αναλύθηκε π</w:t>
      </w:r>
      <w:r w:rsidR="003D6EFA">
        <w:t>ώ</w:t>
      </w:r>
      <w:r w:rsidR="00D579BE">
        <w:t>ς επηρεάζουν τα  επίπεδα κανονικοποίησης παρτίδας</w:t>
      </w:r>
      <w:r w:rsidR="008762EF">
        <w:t xml:space="preserve"> </w:t>
      </w:r>
      <w:r w:rsidR="00D579BE">
        <w:t>(Batch Normalization) κατά την επανεκπαίδευση. Για την αντιμετώπιση της ανισορροπίας των κατηγοριών δοκιμάστηκε επίσης η αύξηση της συμμετοχής των σπάνιων κατηγοριών στο σύνολο εκπαίδευσης.</w:t>
      </w:r>
    </w:p>
    <w:p w14:paraId="74B5720E" w14:textId="6176F7DE" w:rsidR="000C52B5" w:rsidRDefault="00D579BE" w:rsidP="00D579BE">
      <w:r>
        <w:t xml:space="preserve">Το EfficientNetB2 πέτυχε </w:t>
      </w:r>
      <w:r w:rsidR="008F6840">
        <w:t xml:space="preserve">Ακρίβεια  </w:t>
      </w:r>
      <w:r>
        <w:t xml:space="preserve">95,39% και Macro-F1 87,34% όταν τα </w:t>
      </w:r>
      <w:r w:rsidR="00745028">
        <w:t>επίπεδα κανονικοποίησης παρτίδας</w:t>
      </w:r>
      <w:r w:rsidR="002B33FC">
        <w:t xml:space="preserve"> </w:t>
      </w:r>
      <w:r>
        <w:t xml:space="preserve">του προεκπαιδευμένου τμήματος παρέμειναν παγωμένα. Το ConvNeXtBase παρουσίασε την υψηλότερη συνολική επίδοση, με </w:t>
      </w:r>
      <w:r w:rsidR="00AB2CBB">
        <w:t>Ακρίβεια</w:t>
      </w:r>
      <w:commentRangeStart w:id="3"/>
      <w:r>
        <w:t xml:space="preserve"> </w:t>
      </w:r>
      <w:commentRangeEnd w:id="3"/>
      <w:r w:rsidR="008F6840">
        <w:rPr>
          <w:rStyle w:val="af1"/>
          <w:sz w:val="22"/>
          <w:szCs w:val="20"/>
        </w:rPr>
        <w:commentReference w:id="3"/>
      </w:r>
      <w:r>
        <w:t>96,54% και Macro-F1 91,15%, ακολουθώντας όμως διαφορετικό πρωτόκολλο εκπαίδευσης. Τα αποτελέσματα έδειξαν ότι η πλήρης επανεκπαίδευση όλων των επιπέδων δεν βελτίωσε απαραίτητα την απόδοση, ενώ η αντιμετώπιση της ανισορροπίας είχε διαφορετική επίδραση ανάλογα με το μοντέλο. Συνολικά, προέκυψε ότι τόσο η επιλογή της αρχιτεκτονικής όσο και ο τρόπος εκπαίδευσής της επηρεάζουν σημαντικά την τελική απόδοση.</w:t>
      </w:r>
    </w:p>
    <w:p w14:paraId="26BE4AAD" w14:textId="77777777" w:rsidR="00054B3F" w:rsidRDefault="00054B3F" w:rsidP="00D579BE"/>
    <w:p w14:paraId="55FC0D02" w14:textId="45FADA1E" w:rsidR="00054B3F" w:rsidRDefault="00054B3F" w:rsidP="00054B3F">
      <w:pPr>
        <w:pStyle w:val="a6"/>
        <w:rPr>
          <w:lang w:val="en-US"/>
        </w:rPr>
      </w:pPr>
      <w:r>
        <w:rPr>
          <w:lang w:val="en-US"/>
        </w:rPr>
        <w:lastRenderedPageBreak/>
        <w:t>Abstract</w:t>
      </w:r>
    </w:p>
    <w:p w14:paraId="17CE9C0E" w14:textId="77777777" w:rsidR="00E241D1" w:rsidRDefault="00E241D1" w:rsidP="00054B3F">
      <w:pPr>
        <w:rPr>
          <w:lang w:val="en-US"/>
        </w:rPr>
      </w:pPr>
      <w:r w:rsidRPr="008F6840">
        <w:rPr>
          <w:lang w:val="en-GB"/>
        </w:rPr>
        <w:t xml:space="preserve">This </w:t>
      </w:r>
      <w:commentRangeStart w:id="4"/>
      <w:r w:rsidRPr="008F6840">
        <w:rPr>
          <w:lang w:val="en-GB"/>
        </w:rPr>
        <w:t xml:space="preserve">study examines the problem of automatically classifying plankton images from </w:t>
      </w:r>
      <w:commentRangeEnd w:id="4"/>
      <w:r w:rsidR="003F19B3" w:rsidRPr="008F6840">
        <w:rPr>
          <w:rStyle w:val="af1"/>
          <w:sz w:val="22"/>
          <w:szCs w:val="20"/>
          <w:lang w:val="en-GB"/>
        </w:rPr>
        <w:commentReference w:id="4"/>
      </w:r>
      <w:r w:rsidRPr="008F6840">
        <w:rPr>
          <w:lang w:val="en-GB"/>
        </w:rPr>
        <w:t>the ZooLake dataset using different deep learning models. Plankton classification is a challenging task due to the morphological similarities among planktonic organisms and the significant imbalance between classes. Some classes contain thousands of images, while the rarest contains only ten. Plankton is a key component of aquatic ecosystems, and its monitoring can provide valuable information about environmental changes.</w:t>
      </w:r>
    </w:p>
    <w:p w14:paraId="238D990B" w14:textId="33628070" w:rsidR="00E241D1" w:rsidRDefault="00EE70D5" w:rsidP="00054B3F">
      <w:pPr>
        <w:rPr>
          <w:lang w:val="en-US"/>
        </w:rPr>
      </w:pPr>
      <w:ins w:id="5" w:author="Petros Kontos" w:date="2026-09-18T11:45:00Z" w16du:dateUtc="2026-09-18T08:45:00Z">
        <w:r w:rsidRPr="00EE70D5">
          <w:rPr>
            <w:lang w:val="en-GB"/>
          </w:rPr>
          <w:t>The study focused on the evaluation of individual classification models.</w:t>
        </w:r>
        <w:r>
          <w:rPr>
            <w:lang w:val="en-GB"/>
          </w:rPr>
          <w:t xml:space="preserve"> </w:t>
        </w:r>
      </w:ins>
      <w:del w:id="6" w:author="Petros Kontos" w:date="2026-09-18T11:45:00Z" w16du:dateUtc="2026-09-18T08:45:00Z">
        <w:r w:rsidR="00E241D1" w:rsidRPr="008F6840" w:rsidDel="00EE70D5">
          <w:rPr>
            <w:lang w:val="en-GB"/>
          </w:rPr>
          <w:delText xml:space="preserve">This work was based on the study by Kyathanahally et al. and focused on evaluating individual classification models. </w:delText>
        </w:r>
      </w:del>
      <w:r w:rsidR="00E241D1" w:rsidRPr="008F6840">
        <w:rPr>
          <w:lang w:val="en-GB"/>
        </w:rPr>
        <w:t>The models examined included EfficientNetB2, MobileNetV1, a simple convolutional network comprising four convolutional blocks, and a more recent architecture, ConvNeXtBase. Before training, the data split was verified and cleaned. Following the removal of duplicate records, a total of 17,940 unique images across 35 classes were used.</w:t>
      </w:r>
    </w:p>
    <w:p w14:paraId="318F3C46" w14:textId="649371E3" w:rsidR="00054B3F" w:rsidRDefault="00054B3F" w:rsidP="00054B3F">
      <w:pPr>
        <w:rPr>
          <w:lang w:val="en"/>
        </w:rPr>
      </w:pPr>
      <w:r w:rsidRPr="00054B3F">
        <w:rPr>
          <w:lang w:val="en"/>
        </w:rPr>
        <w:t xml:space="preserve">The models were trained using </w:t>
      </w:r>
      <w:del w:id="7" w:author="Petros Kontos" w:date="2026-09-18T11:45:00Z" w16du:dateUtc="2026-09-18T08:45:00Z">
        <w:r w:rsidRPr="00054B3F" w:rsidDel="00EE70D5">
          <w:rPr>
            <w:lang w:val="en"/>
          </w:rPr>
          <w:delText xml:space="preserve">various </w:delText>
        </w:r>
      </w:del>
      <w:ins w:id="8" w:author="Petros Kontos" w:date="2026-09-18T11:45:00Z" w16du:dateUtc="2026-09-18T08:45:00Z">
        <w:r w:rsidR="00EE70D5">
          <w:rPr>
            <w:lang w:val="en"/>
          </w:rPr>
          <w:t>different</w:t>
        </w:r>
        <w:r w:rsidR="00EE70D5" w:rsidRPr="00054B3F">
          <w:rPr>
            <w:lang w:val="en"/>
          </w:rPr>
          <w:t xml:space="preserve"> </w:t>
        </w:r>
      </w:ins>
      <w:r w:rsidRPr="00054B3F">
        <w:rPr>
          <w:lang w:val="en"/>
        </w:rPr>
        <w:t>strategies</w:t>
      </w:r>
      <w:ins w:id="9" w:author="Petros Kontos" w:date="2026-09-18T11:46:00Z" w16du:dateUtc="2026-09-18T08:46:00Z">
        <w:r w:rsidR="00EE70D5">
          <w:rPr>
            <w:lang w:val="en-GB"/>
          </w:rPr>
          <w:t>, including</w:t>
        </w:r>
      </w:ins>
      <w:del w:id="10" w:author="Petros Kontos" w:date="2026-09-18T11:46:00Z" w16du:dateUtc="2026-09-18T08:46:00Z">
        <w:r w:rsidR="00C830BF" w:rsidRPr="008F6840" w:rsidDel="00EE70D5">
          <w:rPr>
            <w:lang w:val="en-GB"/>
          </w:rPr>
          <w:delText xml:space="preserve"> </w:delText>
        </w:r>
        <w:r w:rsidR="00C830BF" w:rsidDel="00EE70D5">
          <w:rPr>
            <w:lang w:val="en-US"/>
          </w:rPr>
          <w:delText xml:space="preserve">like </w:delText>
        </w:r>
      </w:del>
      <w:r w:rsidRPr="00054B3F">
        <w:rPr>
          <w:lang w:val="en"/>
        </w:rPr>
        <w:t>training from scratch</w:t>
      </w:r>
      <w:r w:rsidR="00C830BF">
        <w:rPr>
          <w:lang w:val="en"/>
        </w:rPr>
        <w:t xml:space="preserve">, </w:t>
      </w:r>
      <w:r w:rsidRPr="00054B3F">
        <w:rPr>
          <w:lang w:val="en"/>
        </w:rPr>
        <w:t>without pretrained weights</w:t>
      </w:r>
      <w:r w:rsidR="00C830BF">
        <w:rPr>
          <w:lang w:val="en"/>
        </w:rPr>
        <w:t xml:space="preserve">, using </w:t>
      </w:r>
      <w:r w:rsidRPr="00054B3F">
        <w:rPr>
          <w:lang w:val="en"/>
        </w:rPr>
        <w:t>transfer learning and fine-tuning. Different methods for adapting pre-trained models to the ZooLake dataset were examined, and the impact of Batch Normalization layers during retraining was analyzed. To address class imbalance, increasing the representation of rare classes in the training set</w:t>
      </w:r>
      <w:r w:rsidR="00C830BF">
        <w:rPr>
          <w:lang w:val="en"/>
        </w:rPr>
        <w:t xml:space="preserve"> using random oversampling</w:t>
      </w:r>
      <w:r w:rsidRPr="00054B3F">
        <w:rPr>
          <w:lang w:val="en"/>
        </w:rPr>
        <w:t xml:space="preserve"> was also tested.</w:t>
      </w:r>
    </w:p>
    <w:p w14:paraId="3159F2B5" w14:textId="0E2B18F4" w:rsidR="00C830BF" w:rsidRPr="00C830BF" w:rsidRDefault="00C830BF" w:rsidP="00C830BF">
      <w:pPr>
        <w:rPr>
          <w:lang w:val="en-US"/>
        </w:rPr>
      </w:pPr>
      <w:r w:rsidRPr="00C830BF">
        <w:rPr>
          <w:lang w:val="en"/>
        </w:rPr>
        <w:t xml:space="preserve">EfficientNetB2 achieved an accuracy of 95.39% and a Macro-F1 score of 87.34% when the Batch Normalization layers of the pre-trained component remained frozen. ConvNeXtBase demonstrated the highest overall performance, with an accuracy of 96.54% and a Macro-F1 score of </w:t>
      </w:r>
      <w:r w:rsidR="008518B5" w:rsidRPr="00C830BF">
        <w:rPr>
          <w:lang w:val="en"/>
        </w:rPr>
        <w:t>91.15% but</w:t>
      </w:r>
      <w:r w:rsidR="009B33A9">
        <w:rPr>
          <w:lang w:val="en"/>
        </w:rPr>
        <w:t xml:space="preserve"> </w:t>
      </w:r>
      <w:r w:rsidR="009B33A9" w:rsidRPr="00C830BF">
        <w:rPr>
          <w:lang w:val="en"/>
        </w:rPr>
        <w:t>following</w:t>
      </w:r>
      <w:r w:rsidRPr="00C830BF">
        <w:rPr>
          <w:lang w:val="en"/>
        </w:rPr>
        <w:t xml:space="preserve"> a different training protocol. The results indicated that fully retraining all layers did not necessarily improve performance, while addressing class imbalance had varying effects depending on the model. Overall, it was found that both the choice of architecture and the training method significantly influence final performance.</w:t>
      </w:r>
    </w:p>
    <w:p w14:paraId="73709B10" w14:textId="77777777" w:rsidR="00C830BF" w:rsidRPr="00054B3F" w:rsidRDefault="00C830BF" w:rsidP="00054B3F">
      <w:pPr>
        <w:rPr>
          <w:lang w:val="en-US"/>
        </w:rPr>
      </w:pPr>
    </w:p>
    <w:p w14:paraId="5ADA59D6" w14:textId="77777777" w:rsidR="00054B3F" w:rsidRPr="008F6840" w:rsidRDefault="00054B3F" w:rsidP="00054B3F">
      <w:pPr>
        <w:rPr>
          <w:lang w:val="en-GB"/>
        </w:rPr>
      </w:pPr>
    </w:p>
    <w:p w14:paraId="19BDA631" w14:textId="77777777" w:rsidR="00054B3F" w:rsidRPr="008F6840" w:rsidRDefault="00054B3F" w:rsidP="00054B3F">
      <w:pPr>
        <w:rPr>
          <w:lang w:val="en-GB"/>
        </w:rPr>
      </w:pPr>
    </w:p>
    <w:p w14:paraId="3E806629" w14:textId="6CDF7FD1" w:rsidR="007E67EA" w:rsidRPr="007E67EA" w:rsidRDefault="000C52B5" w:rsidP="00054B3F">
      <w:pPr>
        <w:pStyle w:val="a6"/>
        <w:rPr>
          <w:lang w:val="en-US"/>
        </w:rPr>
      </w:pPr>
      <w:r w:rsidRPr="00334AF9">
        <w:lastRenderedPageBreak/>
        <w:t>Πίνακας περιεχομένων</w:t>
      </w:r>
      <w:bookmarkStart w:id="11" w:name="_Toc381521109"/>
      <w:bookmarkStart w:id="12" w:name="_Toc460230407"/>
    </w:p>
    <w:sdt>
      <w:sdtPr>
        <w:rPr>
          <w:rFonts w:ascii="Cambria" w:eastAsia="Times New Roman" w:hAnsi="Cambria" w:cs="Times New Roman"/>
          <w:color w:val="auto"/>
          <w:sz w:val="22"/>
          <w:szCs w:val="20"/>
          <w:lang w:val="el-GR"/>
        </w:rPr>
        <w:id w:val="2060359707"/>
        <w:docPartObj>
          <w:docPartGallery w:val="Table of Contents"/>
          <w:docPartUnique/>
        </w:docPartObj>
      </w:sdtPr>
      <w:sdtEndPr>
        <w:rPr>
          <w:b/>
          <w:bCs/>
          <w:noProof/>
        </w:rPr>
      </w:sdtEndPr>
      <w:sdtContent>
        <w:p w14:paraId="5EDC052A" w14:textId="3DED056A" w:rsidR="007E67EA" w:rsidRDefault="007E67EA">
          <w:pPr>
            <w:pStyle w:val="ae"/>
          </w:pPr>
        </w:p>
        <w:p w14:paraId="70AC43A7" w14:textId="535CFCC1" w:rsidR="000E5B75" w:rsidRDefault="007E67EA">
          <w:pPr>
            <w:pStyle w:val="10"/>
            <w:tabs>
              <w:tab w:val="left" w:pos="1400"/>
            </w:tabs>
            <w:rPr>
              <w:rFonts w:asciiTheme="minorHAnsi" w:eastAsiaTheme="minorEastAsia" w:hAnsiTheme="minorHAnsi" w:cstheme="minorBidi"/>
              <w:b w:val="0"/>
              <w:kern w:val="2"/>
              <w:sz w:val="24"/>
              <w:szCs w:val="24"/>
              <w:lang w:val="en-US"/>
              <w14:ligatures w14:val="standardContextual"/>
            </w:rPr>
          </w:pPr>
          <w:r>
            <w:fldChar w:fldCharType="begin"/>
          </w:r>
          <w:r>
            <w:instrText xml:space="preserve"> TOC \o "1-3" \h \z \u </w:instrText>
          </w:r>
          <w:r>
            <w:fldChar w:fldCharType="separate"/>
          </w:r>
          <w:hyperlink w:anchor="_Toc240123182" w:history="1">
            <w:r w:rsidR="000E5B75" w:rsidRPr="006D3B44">
              <w:rPr>
                <w:rStyle w:val="-"/>
              </w:rPr>
              <w:t>Κεφάλαιο 1.</w:t>
            </w:r>
            <w:r w:rsidR="000E5B75">
              <w:rPr>
                <w:rFonts w:asciiTheme="minorHAnsi" w:eastAsiaTheme="minorEastAsia" w:hAnsiTheme="minorHAnsi" w:cstheme="minorBidi"/>
                <w:b w:val="0"/>
                <w:kern w:val="2"/>
                <w:sz w:val="24"/>
                <w:szCs w:val="24"/>
                <w:lang w:val="en-US"/>
                <w14:ligatures w14:val="standardContextual"/>
              </w:rPr>
              <w:tab/>
            </w:r>
            <w:r w:rsidR="000E5B75" w:rsidRPr="006D3B44">
              <w:rPr>
                <w:rStyle w:val="-"/>
              </w:rPr>
              <w:t>Εισαγωγή</w:t>
            </w:r>
            <w:r w:rsidR="000E5B75">
              <w:rPr>
                <w:webHidden/>
              </w:rPr>
              <w:tab/>
            </w:r>
            <w:r w:rsidR="000E5B75">
              <w:rPr>
                <w:webHidden/>
              </w:rPr>
              <w:fldChar w:fldCharType="begin"/>
            </w:r>
            <w:r w:rsidR="000E5B75">
              <w:rPr>
                <w:webHidden/>
              </w:rPr>
              <w:instrText xml:space="preserve"> PAGEREF _Toc240123182 \h </w:instrText>
            </w:r>
            <w:r w:rsidR="000E5B75">
              <w:rPr>
                <w:webHidden/>
              </w:rPr>
            </w:r>
            <w:r w:rsidR="000E5B75">
              <w:rPr>
                <w:webHidden/>
              </w:rPr>
              <w:fldChar w:fldCharType="separate"/>
            </w:r>
            <w:r w:rsidR="000E5B75">
              <w:rPr>
                <w:webHidden/>
              </w:rPr>
              <w:t>1</w:t>
            </w:r>
            <w:r w:rsidR="000E5B75">
              <w:rPr>
                <w:webHidden/>
              </w:rPr>
              <w:fldChar w:fldCharType="end"/>
            </w:r>
          </w:hyperlink>
        </w:p>
        <w:p w14:paraId="1BAC6477" w14:textId="4AACAF2F"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183" w:history="1">
            <w:r w:rsidRPr="006D3B44">
              <w:rPr>
                <w:rStyle w:val="-"/>
                <w:noProof/>
              </w:rPr>
              <w:t>1.1</w:t>
            </w:r>
            <w:r>
              <w:rPr>
                <w:rFonts w:asciiTheme="minorHAnsi" w:eastAsiaTheme="minorEastAsia" w:hAnsiTheme="minorHAnsi" w:cstheme="minorBidi"/>
                <w:noProof/>
                <w:kern w:val="2"/>
                <w:sz w:val="24"/>
                <w:szCs w:val="24"/>
                <w:lang w:val="en-US"/>
                <w14:ligatures w14:val="standardContextual"/>
              </w:rPr>
              <w:tab/>
            </w:r>
            <w:r w:rsidRPr="006D3B44">
              <w:rPr>
                <w:rStyle w:val="-"/>
                <w:noProof/>
              </w:rPr>
              <w:t>Αυτοματοποιημένη παρακολούθηση πλαγκτού</w:t>
            </w:r>
            <w:r>
              <w:rPr>
                <w:noProof/>
                <w:webHidden/>
              </w:rPr>
              <w:tab/>
            </w:r>
            <w:r>
              <w:rPr>
                <w:noProof/>
                <w:webHidden/>
              </w:rPr>
              <w:fldChar w:fldCharType="begin"/>
            </w:r>
            <w:r>
              <w:rPr>
                <w:noProof/>
                <w:webHidden/>
              </w:rPr>
              <w:instrText xml:space="preserve"> PAGEREF _Toc240123183 \h </w:instrText>
            </w:r>
            <w:r>
              <w:rPr>
                <w:noProof/>
                <w:webHidden/>
              </w:rPr>
            </w:r>
            <w:r>
              <w:rPr>
                <w:noProof/>
                <w:webHidden/>
              </w:rPr>
              <w:fldChar w:fldCharType="separate"/>
            </w:r>
            <w:r>
              <w:rPr>
                <w:noProof/>
                <w:webHidden/>
              </w:rPr>
              <w:t>1</w:t>
            </w:r>
            <w:r>
              <w:rPr>
                <w:noProof/>
                <w:webHidden/>
              </w:rPr>
              <w:fldChar w:fldCharType="end"/>
            </w:r>
          </w:hyperlink>
        </w:p>
        <w:p w14:paraId="3F96FA61" w14:textId="145AC592"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184" w:history="1">
            <w:r w:rsidRPr="006D3B44">
              <w:rPr>
                <w:rStyle w:val="-"/>
                <w:noProof/>
              </w:rPr>
              <w:t>1.2</w:t>
            </w:r>
            <w:r>
              <w:rPr>
                <w:rFonts w:asciiTheme="minorHAnsi" w:eastAsiaTheme="minorEastAsia" w:hAnsiTheme="minorHAnsi" w:cstheme="minorBidi"/>
                <w:noProof/>
                <w:kern w:val="2"/>
                <w:sz w:val="24"/>
                <w:szCs w:val="24"/>
                <w:lang w:val="en-US"/>
                <w14:ligatures w14:val="standardContextual"/>
              </w:rPr>
              <w:tab/>
            </w:r>
            <w:r w:rsidRPr="006D3B44">
              <w:rPr>
                <w:rStyle w:val="-"/>
                <w:noProof/>
              </w:rPr>
              <w:t>Οργάνωση του τόμου</w:t>
            </w:r>
            <w:r>
              <w:rPr>
                <w:noProof/>
                <w:webHidden/>
              </w:rPr>
              <w:tab/>
            </w:r>
            <w:r>
              <w:rPr>
                <w:noProof/>
                <w:webHidden/>
              </w:rPr>
              <w:fldChar w:fldCharType="begin"/>
            </w:r>
            <w:r>
              <w:rPr>
                <w:noProof/>
                <w:webHidden/>
              </w:rPr>
              <w:instrText xml:space="preserve"> PAGEREF _Toc240123184 \h </w:instrText>
            </w:r>
            <w:r>
              <w:rPr>
                <w:noProof/>
                <w:webHidden/>
              </w:rPr>
            </w:r>
            <w:r>
              <w:rPr>
                <w:noProof/>
                <w:webHidden/>
              </w:rPr>
              <w:fldChar w:fldCharType="separate"/>
            </w:r>
            <w:r>
              <w:rPr>
                <w:noProof/>
                <w:webHidden/>
              </w:rPr>
              <w:t>3</w:t>
            </w:r>
            <w:r>
              <w:rPr>
                <w:noProof/>
                <w:webHidden/>
              </w:rPr>
              <w:fldChar w:fldCharType="end"/>
            </w:r>
          </w:hyperlink>
        </w:p>
        <w:p w14:paraId="1E102A37" w14:textId="157A46CE" w:rsidR="000E5B75" w:rsidRDefault="000E5B75">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40123185" w:history="1">
            <w:r w:rsidRPr="006D3B44">
              <w:rPr>
                <w:rStyle w:val="-"/>
              </w:rPr>
              <w:t>Κεφάλαιο 2.</w:t>
            </w:r>
            <w:r>
              <w:rPr>
                <w:rFonts w:asciiTheme="minorHAnsi" w:eastAsiaTheme="minorEastAsia" w:hAnsiTheme="minorHAnsi" w:cstheme="minorBidi"/>
                <w:b w:val="0"/>
                <w:kern w:val="2"/>
                <w:sz w:val="24"/>
                <w:szCs w:val="24"/>
                <w:lang w:val="en-US"/>
                <w14:ligatures w14:val="standardContextual"/>
              </w:rPr>
              <w:tab/>
            </w:r>
            <w:r w:rsidRPr="006D3B44">
              <w:rPr>
                <w:rStyle w:val="-"/>
              </w:rPr>
              <w:t>Σχετική βιβλιογραφία και θεωρητικό υπόβαθρο</w:t>
            </w:r>
            <w:r>
              <w:rPr>
                <w:webHidden/>
              </w:rPr>
              <w:tab/>
            </w:r>
            <w:r>
              <w:rPr>
                <w:webHidden/>
              </w:rPr>
              <w:fldChar w:fldCharType="begin"/>
            </w:r>
            <w:r>
              <w:rPr>
                <w:webHidden/>
              </w:rPr>
              <w:instrText xml:space="preserve"> PAGEREF _Toc240123185 \h </w:instrText>
            </w:r>
            <w:r>
              <w:rPr>
                <w:webHidden/>
              </w:rPr>
            </w:r>
            <w:r>
              <w:rPr>
                <w:webHidden/>
              </w:rPr>
              <w:fldChar w:fldCharType="separate"/>
            </w:r>
            <w:r>
              <w:rPr>
                <w:webHidden/>
              </w:rPr>
              <w:t>5</w:t>
            </w:r>
            <w:r>
              <w:rPr>
                <w:webHidden/>
              </w:rPr>
              <w:fldChar w:fldCharType="end"/>
            </w:r>
          </w:hyperlink>
        </w:p>
        <w:p w14:paraId="6D3044B0" w14:textId="4FA0BF37"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186" w:history="1">
            <w:r w:rsidRPr="006D3B44">
              <w:rPr>
                <w:rStyle w:val="-"/>
                <w:noProof/>
              </w:rPr>
              <w:t>2.1</w:t>
            </w:r>
            <w:r>
              <w:rPr>
                <w:rFonts w:asciiTheme="minorHAnsi" w:eastAsiaTheme="minorEastAsia" w:hAnsiTheme="minorHAnsi" w:cstheme="minorBidi"/>
                <w:noProof/>
                <w:kern w:val="2"/>
                <w:sz w:val="24"/>
                <w:szCs w:val="24"/>
                <w:lang w:val="en-US"/>
                <w14:ligatures w14:val="standardContextual"/>
              </w:rPr>
              <w:tab/>
            </w:r>
            <w:r w:rsidRPr="006D3B44">
              <w:rPr>
                <w:rStyle w:val="-"/>
                <w:noProof/>
              </w:rPr>
              <w:t>Σχετικές εργασίες στην αυτόματη ταξινόμηση πλαγκτού</w:t>
            </w:r>
            <w:r>
              <w:rPr>
                <w:noProof/>
                <w:webHidden/>
              </w:rPr>
              <w:tab/>
            </w:r>
            <w:r>
              <w:rPr>
                <w:noProof/>
                <w:webHidden/>
              </w:rPr>
              <w:fldChar w:fldCharType="begin"/>
            </w:r>
            <w:r>
              <w:rPr>
                <w:noProof/>
                <w:webHidden/>
              </w:rPr>
              <w:instrText xml:space="preserve"> PAGEREF _Toc240123186 \h </w:instrText>
            </w:r>
            <w:r>
              <w:rPr>
                <w:noProof/>
                <w:webHidden/>
              </w:rPr>
            </w:r>
            <w:r>
              <w:rPr>
                <w:noProof/>
                <w:webHidden/>
              </w:rPr>
              <w:fldChar w:fldCharType="separate"/>
            </w:r>
            <w:r>
              <w:rPr>
                <w:noProof/>
                <w:webHidden/>
              </w:rPr>
              <w:t>5</w:t>
            </w:r>
            <w:r>
              <w:rPr>
                <w:noProof/>
                <w:webHidden/>
              </w:rPr>
              <w:fldChar w:fldCharType="end"/>
            </w:r>
          </w:hyperlink>
        </w:p>
        <w:p w14:paraId="6FC8036E" w14:textId="4708557F"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187" w:history="1">
            <w:r w:rsidRPr="006D3B44">
              <w:rPr>
                <w:rStyle w:val="-"/>
                <w:noProof/>
              </w:rPr>
              <w:t>2.2</w:t>
            </w:r>
            <w:r>
              <w:rPr>
                <w:rFonts w:asciiTheme="minorHAnsi" w:eastAsiaTheme="minorEastAsia" w:hAnsiTheme="minorHAnsi" w:cstheme="minorBidi"/>
                <w:noProof/>
                <w:kern w:val="2"/>
                <w:sz w:val="24"/>
                <w:szCs w:val="24"/>
                <w:lang w:val="en-US"/>
                <w14:ligatures w14:val="standardContextual"/>
              </w:rPr>
              <w:tab/>
            </w:r>
            <w:r w:rsidRPr="006D3B44">
              <w:rPr>
                <w:rStyle w:val="-"/>
                <w:noProof/>
              </w:rPr>
              <w:t>Μηχανική και βαθιά μάθηση</w:t>
            </w:r>
            <w:r>
              <w:rPr>
                <w:noProof/>
                <w:webHidden/>
              </w:rPr>
              <w:tab/>
            </w:r>
            <w:r>
              <w:rPr>
                <w:noProof/>
                <w:webHidden/>
              </w:rPr>
              <w:fldChar w:fldCharType="begin"/>
            </w:r>
            <w:r>
              <w:rPr>
                <w:noProof/>
                <w:webHidden/>
              </w:rPr>
              <w:instrText xml:space="preserve"> PAGEREF _Toc240123187 \h </w:instrText>
            </w:r>
            <w:r>
              <w:rPr>
                <w:noProof/>
                <w:webHidden/>
              </w:rPr>
            </w:r>
            <w:r>
              <w:rPr>
                <w:noProof/>
                <w:webHidden/>
              </w:rPr>
              <w:fldChar w:fldCharType="separate"/>
            </w:r>
            <w:r>
              <w:rPr>
                <w:noProof/>
                <w:webHidden/>
              </w:rPr>
              <w:t>6</w:t>
            </w:r>
            <w:r>
              <w:rPr>
                <w:noProof/>
                <w:webHidden/>
              </w:rPr>
              <w:fldChar w:fldCharType="end"/>
            </w:r>
          </w:hyperlink>
        </w:p>
        <w:p w14:paraId="67387796" w14:textId="06455BD8"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188" w:history="1">
            <w:r w:rsidRPr="006D3B44">
              <w:rPr>
                <w:rStyle w:val="-"/>
                <w:noProof/>
              </w:rPr>
              <w:t>2.2.1</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Νευρωνικά δίκτυα</w:t>
            </w:r>
            <w:r>
              <w:rPr>
                <w:noProof/>
                <w:webHidden/>
              </w:rPr>
              <w:tab/>
            </w:r>
            <w:r>
              <w:rPr>
                <w:noProof/>
                <w:webHidden/>
              </w:rPr>
              <w:fldChar w:fldCharType="begin"/>
            </w:r>
            <w:r>
              <w:rPr>
                <w:noProof/>
                <w:webHidden/>
              </w:rPr>
              <w:instrText xml:space="preserve"> PAGEREF _Toc240123188 \h </w:instrText>
            </w:r>
            <w:r>
              <w:rPr>
                <w:noProof/>
                <w:webHidden/>
              </w:rPr>
            </w:r>
            <w:r>
              <w:rPr>
                <w:noProof/>
                <w:webHidden/>
              </w:rPr>
              <w:fldChar w:fldCharType="separate"/>
            </w:r>
            <w:r>
              <w:rPr>
                <w:noProof/>
                <w:webHidden/>
              </w:rPr>
              <w:t>6</w:t>
            </w:r>
            <w:r>
              <w:rPr>
                <w:noProof/>
                <w:webHidden/>
              </w:rPr>
              <w:fldChar w:fldCharType="end"/>
            </w:r>
          </w:hyperlink>
        </w:p>
        <w:p w14:paraId="7C50B398" w14:textId="30F8F2BE"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189" w:history="1">
            <w:r w:rsidRPr="006D3B44">
              <w:rPr>
                <w:rStyle w:val="-"/>
                <w:bCs/>
                <w:noProof/>
              </w:rPr>
              <w:t>2.3</w:t>
            </w:r>
            <w:r>
              <w:rPr>
                <w:rFonts w:asciiTheme="minorHAnsi" w:eastAsiaTheme="minorEastAsia" w:hAnsiTheme="minorHAnsi" w:cstheme="minorBidi"/>
                <w:noProof/>
                <w:kern w:val="2"/>
                <w:sz w:val="24"/>
                <w:szCs w:val="24"/>
                <w:lang w:val="en-US"/>
                <w14:ligatures w14:val="standardContextual"/>
              </w:rPr>
              <w:tab/>
            </w:r>
            <w:r w:rsidRPr="006D3B44">
              <w:rPr>
                <w:rStyle w:val="-"/>
                <w:bCs/>
                <w:noProof/>
              </w:rPr>
              <w:t>Συνελικτικά Νευρωνικά Δίκτυα</w:t>
            </w:r>
            <w:r>
              <w:rPr>
                <w:noProof/>
                <w:webHidden/>
              </w:rPr>
              <w:tab/>
            </w:r>
            <w:r>
              <w:rPr>
                <w:noProof/>
                <w:webHidden/>
              </w:rPr>
              <w:fldChar w:fldCharType="begin"/>
            </w:r>
            <w:r>
              <w:rPr>
                <w:noProof/>
                <w:webHidden/>
              </w:rPr>
              <w:instrText xml:space="preserve"> PAGEREF _Toc240123189 \h </w:instrText>
            </w:r>
            <w:r>
              <w:rPr>
                <w:noProof/>
                <w:webHidden/>
              </w:rPr>
            </w:r>
            <w:r>
              <w:rPr>
                <w:noProof/>
                <w:webHidden/>
              </w:rPr>
              <w:fldChar w:fldCharType="separate"/>
            </w:r>
            <w:r>
              <w:rPr>
                <w:noProof/>
                <w:webHidden/>
              </w:rPr>
              <w:t>7</w:t>
            </w:r>
            <w:r>
              <w:rPr>
                <w:noProof/>
                <w:webHidden/>
              </w:rPr>
              <w:fldChar w:fldCharType="end"/>
            </w:r>
          </w:hyperlink>
        </w:p>
        <w:p w14:paraId="3F06C2F5" w14:textId="6554D4C9"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190" w:history="1">
            <w:r w:rsidRPr="006D3B44">
              <w:rPr>
                <w:rStyle w:val="-"/>
                <w:noProof/>
              </w:rPr>
              <w:t>2.3.1</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Συνελικτικό νευρωνικό δίκτυο (CNN)</w:t>
            </w:r>
            <w:r>
              <w:rPr>
                <w:noProof/>
                <w:webHidden/>
              </w:rPr>
              <w:tab/>
            </w:r>
            <w:r>
              <w:rPr>
                <w:noProof/>
                <w:webHidden/>
              </w:rPr>
              <w:fldChar w:fldCharType="begin"/>
            </w:r>
            <w:r>
              <w:rPr>
                <w:noProof/>
                <w:webHidden/>
              </w:rPr>
              <w:instrText xml:space="preserve"> PAGEREF _Toc240123190 \h </w:instrText>
            </w:r>
            <w:r>
              <w:rPr>
                <w:noProof/>
                <w:webHidden/>
              </w:rPr>
            </w:r>
            <w:r>
              <w:rPr>
                <w:noProof/>
                <w:webHidden/>
              </w:rPr>
              <w:fldChar w:fldCharType="separate"/>
            </w:r>
            <w:r>
              <w:rPr>
                <w:noProof/>
                <w:webHidden/>
              </w:rPr>
              <w:t>7</w:t>
            </w:r>
            <w:r>
              <w:rPr>
                <w:noProof/>
                <w:webHidden/>
              </w:rPr>
              <w:fldChar w:fldCharType="end"/>
            </w:r>
          </w:hyperlink>
        </w:p>
        <w:p w14:paraId="01720AD9" w14:textId="3A3EECFC"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191" w:history="1">
            <w:r w:rsidRPr="006D3B44">
              <w:rPr>
                <w:rStyle w:val="-"/>
                <w:bCs/>
                <w:noProof/>
              </w:rPr>
              <w:t>2.3.2</w:t>
            </w:r>
            <w:r>
              <w:rPr>
                <w:rFonts w:asciiTheme="minorHAnsi" w:eastAsiaTheme="minorEastAsia" w:hAnsiTheme="minorHAnsi" w:cstheme="minorBidi"/>
                <w:i w:val="0"/>
                <w:noProof/>
                <w:kern w:val="2"/>
                <w:sz w:val="24"/>
                <w:szCs w:val="24"/>
                <w:lang w:val="en-US"/>
                <w14:ligatures w14:val="standardContextual"/>
              </w:rPr>
              <w:tab/>
            </w:r>
            <w:r w:rsidRPr="006D3B44">
              <w:rPr>
                <w:rStyle w:val="-"/>
                <w:bCs/>
                <w:noProof/>
              </w:rPr>
              <w:t>Συναρτήσεις ενεργοποίησης</w:t>
            </w:r>
            <w:r>
              <w:rPr>
                <w:noProof/>
                <w:webHidden/>
              </w:rPr>
              <w:tab/>
            </w:r>
            <w:r>
              <w:rPr>
                <w:noProof/>
                <w:webHidden/>
              </w:rPr>
              <w:fldChar w:fldCharType="begin"/>
            </w:r>
            <w:r>
              <w:rPr>
                <w:noProof/>
                <w:webHidden/>
              </w:rPr>
              <w:instrText xml:space="preserve"> PAGEREF _Toc240123191 \h </w:instrText>
            </w:r>
            <w:r>
              <w:rPr>
                <w:noProof/>
                <w:webHidden/>
              </w:rPr>
            </w:r>
            <w:r>
              <w:rPr>
                <w:noProof/>
                <w:webHidden/>
              </w:rPr>
              <w:fldChar w:fldCharType="separate"/>
            </w:r>
            <w:r>
              <w:rPr>
                <w:noProof/>
                <w:webHidden/>
              </w:rPr>
              <w:t>8</w:t>
            </w:r>
            <w:r>
              <w:rPr>
                <w:noProof/>
                <w:webHidden/>
              </w:rPr>
              <w:fldChar w:fldCharType="end"/>
            </w:r>
          </w:hyperlink>
        </w:p>
        <w:p w14:paraId="0F16D225" w14:textId="44EB8292"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192" w:history="1">
            <w:r w:rsidRPr="006D3B44">
              <w:rPr>
                <w:rStyle w:val="-"/>
                <w:bCs/>
                <w:noProof/>
              </w:rPr>
              <w:t>2.3.3</w:t>
            </w:r>
            <w:r>
              <w:rPr>
                <w:rFonts w:asciiTheme="minorHAnsi" w:eastAsiaTheme="minorEastAsia" w:hAnsiTheme="minorHAnsi" w:cstheme="minorBidi"/>
                <w:i w:val="0"/>
                <w:noProof/>
                <w:kern w:val="2"/>
                <w:sz w:val="24"/>
                <w:szCs w:val="24"/>
                <w:lang w:val="en-US"/>
                <w14:ligatures w14:val="standardContextual"/>
              </w:rPr>
              <w:tab/>
            </w:r>
            <w:r w:rsidRPr="006D3B44">
              <w:rPr>
                <w:rStyle w:val="-"/>
                <w:bCs/>
                <w:noProof/>
              </w:rPr>
              <w:t>Υποδειγματοληψία (pooling)</w:t>
            </w:r>
            <w:r>
              <w:rPr>
                <w:noProof/>
                <w:webHidden/>
              </w:rPr>
              <w:tab/>
            </w:r>
            <w:r>
              <w:rPr>
                <w:noProof/>
                <w:webHidden/>
              </w:rPr>
              <w:fldChar w:fldCharType="begin"/>
            </w:r>
            <w:r>
              <w:rPr>
                <w:noProof/>
                <w:webHidden/>
              </w:rPr>
              <w:instrText xml:space="preserve"> PAGEREF _Toc240123192 \h </w:instrText>
            </w:r>
            <w:r>
              <w:rPr>
                <w:noProof/>
                <w:webHidden/>
              </w:rPr>
            </w:r>
            <w:r>
              <w:rPr>
                <w:noProof/>
                <w:webHidden/>
              </w:rPr>
              <w:fldChar w:fldCharType="separate"/>
            </w:r>
            <w:r>
              <w:rPr>
                <w:noProof/>
                <w:webHidden/>
              </w:rPr>
              <w:t>8</w:t>
            </w:r>
            <w:r>
              <w:rPr>
                <w:noProof/>
                <w:webHidden/>
              </w:rPr>
              <w:fldChar w:fldCharType="end"/>
            </w:r>
          </w:hyperlink>
        </w:p>
        <w:p w14:paraId="79888877" w14:textId="15D5A9BC"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193" w:history="1">
            <w:r w:rsidRPr="006D3B44">
              <w:rPr>
                <w:rStyle w:val="-"/>
                <w:noProof/>
              </w:rPr>
              <w:t>2.3.4</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Δομή ενός πλήρους συνελικτικού νευρωνικού δικτύου</w:t>
            </w:r>
            <w:r>
              <w:rPr>
                <w:noProof/>
                <w:webHidden/>
              </w:rPr>
              <w:tab/>
            </w:r>
            <w:r>
              <w:rPr>
                <w:noProof/>
                <w:webHidden/>
              </w:rPr>
              <w:fldChar w:fldCharType="begin"/>
            </w:r>
            <w:r>
              <w:rPr>
                <w:noProof/>
                <w:webHidden/>
              </w:rPr>
              <w:instrText xml:space="preserve"> PAGEREF _Toc240123193 \h </w:instrText>
            </w:r>
            <w:r>
              <w:rPr>
                <w:noProof/>
                <w:webHidden/>
              </w:rPr>
            </w:r>
            <w:r>
              <w:rPr>
                <w:noProof/>
                <w:webHidden/>
              </w:rPr>
              <w:fldChar w:fldCharType="separate"/>
            </w:r>
            <w:r>
              <w:rPr>
                <w:noProof/>
                <w:webHidden/>
              </w:rPr>
              <w:t>9</w:t>
            </w:r>
            <w:r>
              <w:rPr>
                <w:noProof/>
                <w:webHidden/>
              </w:rPr>
              <w:fldChar w:fldCharType="end"/>
            </w:r>
          </w:hyperlink>
        </w:p>
        <w:p w14:paraId="05E83D53" w14:textId="06982F98"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194" w:history="1">
            <w:r w:rsidRPr="006D3B44">
              <w:rPr>
                <w:rStyle w:val="-"/>
                <w:bCs/>
                <w:noProof/>
              </w:rPr>
              <w:t>2.4</w:t>
            </w:r>
            <w:r>
              <w:rPr>
                <w:rFonts w:asciiTheme="minorHAnsi" w:eastAsiaTheme="minorEastAsia" w:hAnsiTheme="minorHAnsi" w:cstheme="minorBidi"/>
                <w:noProof/>
                <w:kern w:val="2"/>
                <w:sz w:val="24"/>
                <w:szCs w:val="24"/>
                <w:lang w:val="en-US"/>
                <w14:ligatures w14:val="standardContextual"/>
              </w:rPr>
              <w:tab/>
            </w:r>
            <w:r w:rsidRPr="006D3B44">
              <w:rPr>
                <w:rStyle w:val="-"/>
                <w:bCs/>
                <w:noProof/>
              </w:rPr>
              <w:t>Κανονικοποίηση σε βαθιά δίκτυα</w:t>
            </w:r>
            <w:r>
              <w:rPr>
                <w:noProof/>
                <w:webHidden/>
              </w:rPr>
              <w:tab/>
            </w:r>
            <w:r>
              <w:rPr>
                <w:noProof/>
                <w:webHidden/>
              </w:rPr>
              <w:fldChar w:fldCharType="begin"/>
            </w:r>
            <w:r>
              <w:rPr>
                <w:noProof/>
                <w:webHidden/>
              </w:rPr>
              <w:instrText xml:space="preserve"> PAGEREF _Toc240123194 \h </w:instrText>
            </w:r>
            <w:r>
              <w:rPr>
                <w:noProof/>
                <w:webHidden/>
              </w:rPr>
            </w:r>
            <w:r>
              <w:rPr>
                <w:noProof/>
                <w:webHidden/>
              </w:rPr>
              <w:fldChar w:fldCharType="separate"/>
            </w:r>
            <w:r>
              <w:rPr>
                <w:noProof/>
                <w:webHidden/>
              </w:rPr>
              <w:t>10</w:t>
            </w:r>
            <w:r>
              <w:rPr>
                <w:noProof/>
                <w:webHidden/>
              </w:rPr>
              <w:fldChar w:fldCharType="end"/>
            </w:r>
          </w:hyperlink>
        </w:p>
        <w:p w14:paraId="39854D3A" w14:textId="52D2A8CB"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195" w:history="1">
            <w:r w:rsidRPr="006D3B44">
              <w:rPr>
                <w:rStyle w:val="-"/>
                <w:bCs/>
                <w:noProof/>
              </w:rPr>
              <w:t>2.4.1</w:t>
            </w:r>
            <w:r>
              <w:rPr>
                <w:rFonts w:asciiTheme="minorHAnsi" w:eastAsiaTheme="minorEastAsia" w:hAnsiTheme="minorHAnsi" w:cstheme="minorBidi"/>
                <w:i w:val="0"/>
                <w:noProof/>
                <w:kern w:val="2"/>
                <w:sz w:val="24"/>
                <w:szCs w:val="24"/>
                <w:lang w:val="en-US"/>
                <w14:ligatures w14:val="standardContextual"/>
              </w:rPr>
              <w:tab/>
            </w:r>
            <w:r w:rsidRPr="006D3B44">
              <w:rPr>
                <w:rStyle w:val="-"/>
                <w:bCs/>
                <w:noProof/>
              </w:rPr>
              <w:t>Batch Normalization</w:t>
            </w:r>
            <w:r>
              <w:rPr>
                <w:noProof/>
                <w:webHidden/>
              </w:rPr>
              <w:tab/>
            </w:r>
            <w:r>
              <w:rPr>
                <w:noProof/>
                <w:webHidden/>
              </w:rPr>
              <w:fldChar w:fldCharType="begin"/>
            </w:r>
            <w:r>
              <w:rPr>
                <w:noProof/>
                <w:webHidden/>
              </w:rPr>
              <w:instrText xml:space="preserve"> PAGEREF _Toc240123195 \h </w:instrText>
            </w:r>
            <w:r>
              <w:rPr>
                <w:noProof/>
                <w:webHidden/>
              </w:rPr>
            </w:r>
            <w:r>
              <w:rPr>
                <w:noProof/>
                <w:webHidden/>
              </w:rPr>
              <w:fldChar w:fldCharType="separate"/>
            </w:r>
            <w:r>
              <w:rPr>
                <w:noProof/>
                <w:webHidden/>
              </w:rPr>
              <w:t>10</w:t>
            </w:r>
            <w:r>
              <w:rPr>
                <w:noProof/>
                <w:webHidden/>
              </w:rPr>
              <w:fldChar w:fldCharType="end"/>
            </w:r>
          </w:hyperlink>
        </w:p>
        <w:p w14:paraId="49F08D20" w14:textId="4E58C4B4"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196" w:history="1">
            <w:r w:rsidRPr="006D3B44">
              <w:rPr>
                <w:rStyle w:val="-"/>
                <w:bCs/>
                <w:noProof/>
              </w:rPr>
              <w:t>2.4.2</w:t>
            </w:r>
            <w:r>
              <w:rPr>
                <w:rFonts w:asciiTheme="minorHAnsi" w:eastAsiaTheme="minorEastAsia" w:hAnsiTheme="minorHAnsi" w:cstheme="minorBidi"/>
                <w:i w:val="0"/>
                <w:noProof/>
                <w:kern w:val="2"/>
                <w:sz w:val="24"/>
                <w:szCs w:val="24"/>
                <w:lang w:val="en-US"/>
                <w14:ligatures w14:val="standardContextual"/>
              </w:rPr>
              <w:tab/>
            </w:r>
            <w:r w:rsidRPr="006D3B44">
              <w:rPr>
                <w:rStyle w:val="-"/>
                <w:bCs/>
                <w:noProof/>
              </w:rPr>
              <w:t>Layer Normalization</w:t>
            </w:r>
            <w:r>
              <w:rPr>
                <w:noProof/>
                <w:webHidden/>
              </w:rPr>
              <w:tab/>
            </w:r>
            <w:r>
              <w:rPr>
                <w:noProof/>
                <w:webHidden/>
              </w:rPr>
              <w:fldChar w:fldCharType="begin"/>
            </w:r>
            <w:r>
              <w:rPr>
                <w:noProof/>
                <w:webHidden/>
              </w:rPr>
              <w:instrText xml:space="preserve"> PAGEREF _Toc240123196 \h </w:instrText>
            </w:r>
            <w:r>
              <w:rPr>
                <w:noProof/>
                <w:webHidden/>
              </w:rPr>
            </w:r>
            <w:r>
              <w:rPr>
                <w:noProof/>
                <w:webHidden/>
              </w:rPr>
              <w:fldChar w:fldCharType="separate"/>
            </w:r>
            <w:r>
              <w:rPr>
                <w:noProof/>
                <w:webHidden/>
              </w:rPr>
              <w:t>10</w:t>
            </w:r>
            <w:r>
              <w:rPr>
                <w:noProof/>
                <w:webHidden/>
              </w:rPr>
              <w:fldChar w:fldCharType="end"/>
            </w:r>
          </w:hyperlink>
        </w:p>
        <w:p w14:paraId="2C62E369" w14:textId="2A6D724C"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197" w:history="1">
            <w:r w:rsidRPr="006D3B44">
              <w:rPr>
                <w:rStyle w:val="-"/>
                <w:noProof/>
              </w:rPr>
              <w:t>2.5</w:t>
            </w:r>
            <w:r>
              <w:rPr>
                <w:rFonts w:asciiTheme="minorHAnsi" w:eastAsiaTheme="minorEastAsia" w:hAnsiTheme="minorHAnsi" w:cstheme="minorBidi"/>
                <w:noProof/>
                <w:kern w:val="2"/>
                <w:sz w:val="24"/>
                <w:szCs w:val="24"/>
                <w:lang w:val="en-US"/>
                <w14:ligatures w14:val="standardContextual"/>
              </w:rPr>
              <w:tab/>
            </w:r>
            <w:r w:rsidRPr="006D3B44">
              <w:rPr>
                <w:rStyle w:val="-"/>
                <w:noProof/>
              </w:rPr>
              <w:t>Εκπαίδευση και βελτιστοποίηση μοντέλων</w:t>
            </w:r>
            <w:r>
              <w:rPr>
                <w:noProof/>
                <w:webHidden/>
              </w:rPr>
              <w:tab/>
            </w:r>
            <w:r>
              <w:rPr>
                <w:noProof/>
                <w:webHidden/>
              </w:rPr>
              <w:fldChar w:fldCharType="begin"/>
            </w:r>
            <w:r>
              <w:rPr>
                <w:noProof/>
                <w:webHidden/>
              </w:rPr>
              <w:instrText xml:space="preserve"> PAGEREF _Toc240123197 \h </w:instrText>
            </w:r>
            <w:r>
              <w:rPr>
                <w:noProof/>
                <w:webHidden/>
              </w:rPr>
            </w:r>
            <w:r>
              <w:rPr>
                <w:noProof/>
                <w:webHidden/>
              </w:rPr>
              <w:fldChar w:fldCharType="separate"/>
            </w:r>
            <w:r>
              <w:rPr>
                <w:noProof/>
                <w:webHidden/>
              </w:rPr>
              <w:t>11</w:t>
            </w:r>
            <w:r>
              <w:rPr>
                <w:noProof/>
                <w:webHidden/>
              </w:rPr>
              <w:fldChar w:fldCharType="end"/>
            </w:r>
          </w:hyperlink>
        </w:p>
        <w:p w14:paraId="68BB045D" w14:textId="341BDA98"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198" w:history="1">
            <w:r w:rsidRPr="006D3B44">
              <w:rPr>
                <w:rStyle w:val="-"/>
                <w:noProof/>
              </w:rPr>
              <w:t>2.5.1</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Συνάρτηση απώλειας (Categorical Cross-Entropy)</w:t>
            </w:r>
            <w:r>
              <w:rPr>
                <w:noProof/>
                <w:webHidden/>
              </w:rPr>
              <w:tab/>
            </w:r>
            <w:r>
              <w:rPr>
                <w:noProof/>
                <w:webHidden/>
              </w:rPr>
              <w:fldChar w:fldCharType="begin"/>
            </w:r>
            <w:r>
              <w:rPr>
                <w:noProof/>
                <w:webHidden/>
              </w:rPr>
              <w:instrText xml:space="preserve"> PAGEREF _Toc240123198 \h </w:instrText>
            </w:r>
            <w:r>
              <w:rPr>
                <w:noProof/>
                <w:webHidden/>
              </w:rPr>
            </w:r>
            <w:r>
              <w:rPr>
                <w:noProof/>
                <w:webHidden/>
              </w:rPr>
              <w:fldChar w:fldCharType="separate"/>
            </w:r>
            <w:r>
              <w:rPr>
                <w:noProof/>
                <w:webHidden/>
              </w:rPr>
              <w:t>11</w:t>
            </w:r>
            <w:r>
              <w:rPr>
                <w:noProof/>
                <w:webHidden/>
              </w:rPr>
              <w:fldChar w:fldCharType="end"/>
            </w:r>
          </w:hyperlink>
        </w:p>
        <w:p w14:paraId="69A36017" w14:textId="5CF6A351"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199" w:history="1">
            <w:r w:rsidRPr="006D3B44">
              <w:rPr>
                <w:rStyle w:val="-"/>
                <w:bCs/>
                <w:noProof/>
              </w:rPr>
              <w:t>2.5.2</w:t>
            </w:r>
            <w:r>
              <w:rPr>
                <w:rFonts w:asciiTheme="minorHAnsi" w:eastAsiaTheme="minorEastAsia" w:hAnsiTheme="minorHAnsi" w:cstheme="minorBidi"/>
                <w:i w:val="0"/>
                <w:noProof/>
                <w:kern w:val="2"/>
                <w:sz w:val="24"/>
                <w:szCs w:val="24"/>
                <w:lang w:val="en-US"/>
                <w14:ligatures w14:val="standardContextual"/>
              </w:rPr>
              <w:tab/>
            </w:r>
            <w:r w:rsidRPr="006D3B44">
              <w:rPr>
                <w:rStyle w:val="-"/>
                <w:bCs/>
                <w:noProof/>
              </w:rPr>
              <w:t>Μέθοδος οπισθοδιάδοσης σφάλματος (Backpropagation)</w:t>
            </w:r>
            <w:r>
              <w:rPr>
                <w:noProof/>
                <w:webHidden/>
              </w:rPr>
              <w:tab/>
            </w:r>
            <w:r>
              <w:rPr>
                <w:noProof/>
                <w:webHidden/>
              </w:rPr>
              <w:fldChar w:fldCharType="begin"/>
            </w:r>
            <w:r>
              <w:rPr>
                <w:noProof/>
                <w:webHidden/>
              </w:rPr>
              <w:instrText xml:space="preserve"> PAGEREF _Toc240123199 \h </w:instrText>
            </w:r>
            <w:r>
              <w:rPr>
                <w:noProof/>
                <w:webHidden/>
              </w:rPr>
            </w:r>
            <w:r>
              <w:rPr>
                <w:noProof/>
                <w:webHidden/>
              </w:rPr>
              <w:fldChar w:fldCharType="separate"/>
            </w:r>
            <w:r>
              <w:rPr>
                <w:noProof/>
                <w:webHidden/>
              </w:rPr>
              <w:t>12</w:t>
            </w:r>
            <w:r>
              <w:rPr>
                <w:noProof/>
                <w:webHidden/>
              </w:rPr>
              <w:fldChar w:fldCharType="end"/>
            </w:r>
          </w:hyperlink>
        </w:p>
        <w:p w14:paraId="3BAA394F" w14:textId="58F26F2B"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00" w:history="1">
            <w:r w:rsidRPr="006D3B44">
              <w:rPr>
                <w:rStyle w:val="-"/>
                <w:bCs/>
                <w:noProof/>
              </w:rPr>
              <w:t>2.5.3</w:t>
            </w:r>
            <w:r>
              <w:rPr>
                <w:rFonts w:asciiTheme="minorHAnsi" w:eastAsiaTheme="minorEastAsia" w:hAnsiTheme="minorHAnsi" w:cstheme="minorBidi"/>
                <w:i w:val="0"/>
                <w:noProof/>
                <w:kern w:val="2"/>
                <w:sz w:val="24"/>
                <w:szCs w:val="24"/>
                <w:lang w:val="en-US"/>
                <w14:ligatures w14:val="standardContextual"/>
              </w:rPr>
              <w:tab/>
            </w:r>
            <w:r w:rsidRPr="006D3B44">
              <w:rPr>
                <w:rStyle w:val="-"/>
                <w:bCs/>
                <w:noProof/>
              </w:rPr>
              <w:t>Βελτιστοποιητής Adam</w:t>
            </w:r>
            <w:r>
              <w:rPr>
                <w:noProof/>
                <w:webHidden/>
              </w:rPr>
              <w:tab/>
            </w:r>
            <w:r>
              <w:rPr>
                <w:noProof/>
                <w:webHidden/>
              </w:rPr>
              <w:fldChar w:fldCharType="begin"/>
            </w:r>
            <w:r>
              <w:rPr>
                <w:noProof/>
                <w:webHidden/>
              </w:rPr>
              <w:instrText xml:space="preserve"> PAGEREF _Toc240123200 \h </w:instrText>
            </w:r>
            <w:r>
              <w:rPr>
                <w:noProof/>
                <w:webHidden/>
              </w:rPr>
            </w:r>
            <w:r>
              <w:rPr>
                <w:noProof/>
                <w:webHidden/>
              </w:rPr>
              <w:fldChar w:fldCharType="separate"/>
            </w:r>
            <w:r>
              <w:rPr>
                <w:noProof/>
                <w:webHidden/>
              </w:rPr>
              <w:t>12</w:t>
            </w:r>
            <w:r>
              <w:rPr>
                <w:noProof/>
                <w:webHidden/>
              </w:rPr>
              <w:fldChar w:fldCharType="end"/>
            </w:r>
          </w:hyperlink>
        </w:p>
        <w:p w14:paraId="0C655535" w14:textId="7343D2E1"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01" w:history="1">
            <w:r w:rsidRPr="006D3B44">
              <w:rPr>
                <w:rStyle w:val="-"/>
                <w:bCs/>
                <w:noProof/>
              </w:rPr>
              <w:t>2.6</w:t>
            </w:r>
            <w:r>
              <w:rPr>
                <w:rFonts w:asciiTheme="minorHAnsi" w:eastAsiaTheme="minorEastAsia" w:hAnsiTheme="minorHAnsi" w:cstheme="minorBidi"/>
                <w:noProof/>
                <w:kern w:val="2"/>
                <w:sz w:val="24"/>
                <w:szCs w:val="24"/>
                <w:lang w:val="en-US"/>
                <w14:ligatures w14:val="standardContextual"/>
              </w:rPr>
              <w:tab/>
            </w:r>
            <w:r w:rsidRPr="006D3B44">
              <w:rPr>
                <w:rStyle w:val="-"/>
                <w:bCs/>
                <w:noProof/>
              </w:rPr>
              <w:t>Transfer Learning και Fine-tuning</w:t>
            </w:r>
            <w:r>
              <w:rPr>
                <w:noProof/>
                <w:webHidden/>
              </w:rPr>
              <w:tab/>
            </w:r>
            <w:r>
              <w:rPr>
                <w:noProof/>
                <w:webHidden/>
              </w:rPr>
              <w:fldChar w:fldCharType="begin"/>
            </w:r>
            <w:r>
              <w:rPr>
                <w:noProof/>
                <w:webHidden/>
              </w:rPr>
              <w:instrText xml:space="preserve"> PAGEREF _Toc240123201 \h </w:instrText>
            </w:r>
            <w:r>
              <w:rPr>
                <w:noProof/>
                <w:webHidden/>
              </w:rPr>
            </w:r>
            <w:r>
              <w:rPr>
                <w:noProof/>
                <w:webHidden/>
              </w:rPr>
              <w:fldChar w:fldCharType="separate"/>
            </w:r>
            <w:r>
              <w:rPr>
                <w:noProof/>
                <w:webHidden/>
              </w:rPr>
              <w:t>12</w:t>
            </w:r>
            <w:r>
              <w:rPr>
                <w:noProof/>
                <w:webHidden/>
              </w:rPr>
              <w:fldChar w:fldCharType="end"/>
            </w:r>
          </w:hyperlink>
        </w:p>
        <w:p w14:paraId="26828D00" w14:textId="28A922CD"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02" w:history="1">
            <w:r w:rsidRPr="006D3B44">
              <w:rPr>
                <w:rStyle w:val="-"/>
                <w:noProof/>
              </w:rPr>
              <w:t>2.6.1</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Προεκπαιδευμένα μοντέλα και ImageNet</w:t>
            </w:r>
            <w:r>
              <w:rPr>
                <w:noProof/>
                <w:webHidden/>
              </w:rPr>
              <w:tab/>
            </w:r>
            <w:r>
              <w:rPr>
                <w:noProof/>
                <w:webHidden/>
              </w:rPr>
              <w:fldChar w:fldCharType="begin"/>
            </w:r>
            <w:r>
              <w:rPr>
                <w:noProof/>
                <w:webHidden/>
              </w:rPr>
              <w:instrText xml:space="preserve"> PAGEREF _Toc240123202 \h </w:instrText>
            </w:r>
            <w:r>
              <w:rPr>
                <w:noProof/>
                <w:webHidden/>
              </w:rPr>
            </w:r>
            <w:r>
              <w:rPr>
                <w:noProof/>
                <w:webHidden/>
              </w:rPr>
              <w:fldChar w:fldCharType="separate"/>
            </w:r>
            <w:r>
              <w:rPr>
                <w:noProof/>
                <w:webHidden/>
              </w:rPr>
              <w:t>12</w:t>
            </w:r>
            <w:r>
              <w:rPr>
                <w:noProof/>
                <w:webHidden/>
              </w:rPr>
              <w:fldChar w:fldCharType="end"/>
            </w:r>
          </w:hyperlink>
        </w:p>
        <w:p w14:paraId="7967FC0F" w14:textId="19B273EB"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03" w:history="1">
            <w:r w:rsidRPr="006D3B44">
              <w:rPr>
                <w:rStyle w:val="-"/>
                <w:noProof/>
              </w:rPr>
              <w:t>2.6.2</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Παγωμένος Κορμός (Frozen backbone)</w:t>
            </w:r>
            <w:r>
              <w:rPr>
                <w:noProof/>
                <w:webHidden/>
              </w:rPr>
              <w:tab/>
            </w:r>
            <w:r>
              <w:rPr>
                <w:noProof/>
                <w:webHidden/>
              </w:rPr>
              <w:fldChar w:fldCharType="begin"/>
            </w:r>
            <w:r>
              <w:rPr>
                <w:noProof/>
                <w:webHidden/>
              </w:rPr>
              <w:instrText xml:space="preserve"> PAGEREF _Toc240123203 \h </w:instrText>
            </w:r>
            <w:r>
              <w:rPr>
                <w:noProof/>
                <w:webHidden/>
              </w:rPr>
            </w:r>
            <w:r>
              <w:rPr>
                <w:noProof/>
                <w:webHidden/>
              </w:rPr>
              <w:fldChar w:fldCharType="separate"/>
            </w:r>
            <w:r>
              <w:rPr>
                <w:noProof/>
                <w:webHidden/>
              </w:rPr>
              <w:t>13</w:t>
            </w:r>
            <w:r>
              <w:rPr>
                <w:noProof/>
                <w:webHidden/>
              </w:rPr>
              <w:fldChar w:fldCharType="end"/>
            </w:r>
          </w:hyperlink>
        </w:p>
        <w:p w14:paraId="253DBB18" w14:textId="54E0FAA3"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04" w:history="1">
            <w:r w:rsidRPr="006D3B44">
              <w:rPr>
                <w:rStyle w:val="-"/>
                <w:noProof/>
              </w:rPr>
              <w:t>2.6.3</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Fine-tuning</w:t>
            </w:r>
            <w:r>
              <w:rPr>
                <w:noProof/>
                <w:webHidden/>
              </w:rPr>
              <w:tab/>
            </w:r>
            <w:r>
              <w:rPr>
                <w:noProof/>
                <w:webHidden/>
              </w:rPr>
              <w:fldChar w:fldCharType="begin"/>
            </w:r>
            <w:r>
              <w:rPr>
                <w:noProof/>
                <w:webHidden/>
              </w:rPr>
              <w:instrText xml:space="preserve"> PAGEREF _Toc240123204 \h </w:instrText>
            </w:r>
            <w:r>
              <w:rPr>
                <w:noProof/>
                <w:webHidden/>
              </w:rPr>
            </w:r>
            <w:r>
              <w:rPr>
                <w:noProof/>
                <w:webHidden/>
              </w:rPr>
              <w:fldChar w:fldCharType="separate"/>
            </w:r>
            <w:r>
              <w:rPr>
                <w:noProof/>
                <w:webHidden/>
              </w:rPr>
              <w:t>14</w:t>
            </w:r>
            <w:r>
              <w:rPr>
                <w:noProof/>
                <w:webHidden/>
              </w:rPr>
              <w:fldChar w:fldCharType="end"/>
            </w:r>
          </w:hyperlink>
        </w:p>
        <w:p w14:paraId="4C3F5412" w14:textId="439EFCA7"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05" w:history="1">
            <w:r w:rsidRPr="006D3B44">
              <w:rPr>
                <w:rStyle w:val="-"/>
                <w:noProof/>
              </w:rPr>
              <w:t>2.7</w:t>
            </w:r>
            <w:r>
              <w:rPr>
                <w:rFonts w:asciiTheme="minorHAnsi" w:eastAsiaTheme="minorEastAsia" w:hAnsiTheme="minorHAnsi" w:cstheme="minorBidi"/>
                <w:noProof/>
                <w:kern w:val="2"/>
                <w:sz w:val="24"/>
                <w:szCs w:val="24"/>
                <w:lang w:val="en-US"/>
                <w14:ligatures w14:val="standardContextual"/>
              </w:rPr>
              <w:tab/>
            </w:r>
            <w:r w:rsidRPr="006D3B44">
              <w:rPr>
                <w:rStyle w:val="-"/>
                <w:noProof/>
              </w:rPr>
              <w:t>Ανισορροπία κλάσεων</w:t>
            </w:r>
            <w:r>
              <w:rPr>
                <w:noProof/>
                <w:webHidden/>
              </w:rPr>
              <w:tab/>
            </w:r>
            <w:r>
              <w:rPr>
                <w:noProof/>
                <w:webHidden/>
              </w:rPr>
              <w:fldChar w:fldCharType="begin"/>
            </w:r>
            <w:r>
              <w:rPr>
                <w:noProof/>
                <w:webHidden/>
              </w:rPr>
              <w:instrText xml:space="preserve"> PAGEREF _Toc240123205 \h </w:instrText>
            </w:r>
            <w:r>
              <w:rPr>
                <w:noProof/>
                <w:webHidden/>
              </w:rPr>
            </w:r>
            <w:r>
              <w:rPr>
                <w:noProof/>
                <w:webHidden/>
              </w:rPr>
              <w:fldChar w:fldCharType="separate"/>
            </w:r>
            <w:r>
              <w:rPr>
                <w:noProof/>
                <w:webHidden/>
              </w:rPr>
              <w:t>14</w:t>
            </w:r>
            <w:r>
              <w:rPr>
                <w:noProof/>
                <w:webHidden/>
              </w:rPr>
              <w:fldChar w:fldCharType="end"/>
            </w:r>
          </w:hyperlink>
        </w:p>
        <w:p w14:paraId="348913E7" w14:textId="155E2DBE"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06" w:history="1">
            <w:r w:rsidRPr="006D3B44">
              <w:rPr>
                <w:rStyle w:val="-"/>
                <w:bCs/>
                <w:noProof/>
              </w:rPr>
              <w:t>2.8</w:t>
            </w:r>
            <w:r>
              <w:rPr>
                <w:rFonts w:asciiTheme="minorHAnsi" w:eastAsiaTheme="minorEastAsia" w:hAnsiTheme="minorHAnsi" w:cstheme="minorBidi"/>
                <w:noProof/>
                <w:kern w:val="2"/>
                <w:sz w:val="24"/>
                <w:szCs w:val="24"/>
                <w:lang w:val="en-US"/>
                <w14:ligatures w14:val="standardContextual"/>
              </w:rPr>
              <w:tab/>
            </w:r>
            <w:r w:rsidRPr="006D3B44">
              <w:rPr>
                <w:rStyle w:val="-"/>
                <w:bCs/>
                <w:noProof/>
              </w:rPr>
              <w:t>Μετρικές αξιολόγησης και απόδοσης</w:t>
            </w:r>
            <w:r>
              <w:rPr>
                <w:noProof/>
                <w:webHidden/>
              </w:rPr>
              <w:tab/>
            </w:r>
            <w:r>
              <w:rPr>
                <w:noProof/>
                <w:webHidden/>
              </w:rPr>
              <w:fldChar w:fldCharType="begin"/>
            </w:r>
            <w:r>
              <w:rPr>
                <w:noProof/>
                <w:webHidden/>
              </w:rPr>
              <w:instrText xml:space="preserve"> PAGEREF _Toc240123206 \h </w:instrText>
            </w:r>
            <w:r>
              <w:rPr>
                <w:noProof/>
                <w:webHidden/>
              </w:rPr>
            </w:r>
            <w:r>
              <w:rPr>
                <w:noProof/>
                <w:webHidden/>
              </w:rPr>
              <w:fldChar w:fldCharType="separate"/>
            </w:r>
            <w:r>
              <w:rPr>
                <w:noProof/>
                <w:webHidden/>
              </w:rPr>
              <w:t>15</w:t>
            </w:r>
            <w:r>
              <w:rPr>
                <w:noProof/>
                <w:webHidden/>
              </w:rPr>
              <w:fldChar w:fldCharType="end"/>
            </w:r>
          </w:hyperlink>
        </w:p>
        <w:p w14:paraId="09CD44D6" w14:textId="793FB4B8"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07" w:history="1">
            <w:r w:rsidRPr="006D3B44">
              <w:rPr>
                <w:rStyle w:val="-"/>
                <w:noProof/>
              </w:rPr>
              <w:t>2.8.1</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Accuracy</w:t>
            </w:r>
            <w:r>
              <w:rPr>
                <w:noProof/>
                <w:webHidden/>
              </w:rPr>
              <w:tab/>
            </w:r>
            <w:r>
              <w:rPr>
                <w:noProof/>
                <w:webHidden/>
              </w:rPr>
              <w:fldChar w:fldCharType="begin"/>
            </w:r>
            <w:r>
              <w:rPr>
                <w:noProof/>
                <w:webHidden/>
              </w:rPr>
              <w:instrText xml:space="preserve"> PAGEREF _Toc240123207 \h </w:instrText>
            </w:r>
            <w:r>
              <w:rPr>
                <w:noProof/>
                <w:webHidden/>
              </w:rPr>
            </w:r>
            <w:r>
              <w:rPr>
                <w:noProof/>
                <w:webHidden/>
              </w:rPr>
              <w:fldChar w:fldCharType="separate"/>
            </w:r>
            <w:r>
              <w:rPr>
                <w:noProof/>
                <w:webHidden/>
              </w:rPr>
              <w:t>15</w:t>
            </w:r>
            <w:r>
              <w:rPr>
                <w:noProof/>
                <w:webHidden/>
              </w:rPr>
              <w:fldChar w:fldCharType="end"/>
            </w:r>
          </w:hyperlink>
        </w:p>
        <w:p w14:paraId="22D676E6" w14:textId="01D1C3CA"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08" w:history="1">
            <w:r w:rsidRPr="006D3B44">
              <w:rPr>
                <w:rStyle w:val="-"/>
                <w:noProof/>
              </w:rPr>
              <w:t>2.8.2</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Top-2-Accuracy</w:t>
            </w:r>
            <w:r>
              <w:rPr>
                <w:noProof/>
                <w:webHidden/>
              </w:rPr>
              <w:tab/>
            </w:r>
            <w:r>
              <w:rPr>
                <w:noProof/>
                <w:webHidden/>
              </w:rPr>
              <w:fldChar w:fldCharType="begin"/>
            </w:r>
            <w:r>
              <w:rPr>
                <w:noProof/>
                <w:webHidden/>
              </w:rPr>
              <w:instrText xml:space="preserve"> PAGEREF _Toc240123208 \h </w:instrText>
            </w:r>
            <w:r>
              <w:rPr>
                <w:noProof/>
                <w:webHidden/>
              </w:rPr>
            </w:r>
            <w:r>
              <w:rPr>
                <w:noProof/>
                <w:webHidden/>
              </w:rPr>
              <w:fldChar w:fldCharType="separate"/>
            </w:r>
            <w:r>
              <w:rPr>
                <w:noProof/>
                <w:webHidden/>
              </w:rPr>
              <w:t>15</w:t>
            </w:r>
            <w:r>
              <w:rPr>
                <w:noProof/>
                <w:webHidden/>
              </w:rPr>
              <w:fldChar w:fldCharType="end"/>
            </w:r>
          </w:hyperlink>
        </w:p>
        <w:p w14:paraId="189C0F07" w14:textId="201275D1"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09" w:history="1">
            <w:r w:rsidRPr="006D3B44">
              <w:rPr>
                <w:rStyle w:val="-"/>
                <w:noProof/>
              </w:rPr>
              <w:t>2.8.3</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Precision</w:t>
            </w:r>
            <w:r>
              <w:rPr>
                <w:noProof/>
                <w:webHidden/>
              </w:rPr>
              <w:tab/>
            </w:r>
            <w:r>
              <w:rPr>
                <w:noProof/>
                <w:webHidden/>
              </w:rPr>
              <w:fldChar w:fldCharType="begin"/>
            </w:r>
            <w:r>
              <w:rPr>
                <w:noProof/>
                <w:webHidden/>
              </w:rPr>
              <w:instrText xml:space="preserve"> PAGEREF _Toc240123209 \h </w:instrText>
            </w:r>
            <w:r>
              <w:rPr>
                <w:noProof/>
                <w:webHidden/>
              </w:rPr>
            </w:r>
            <w:r>
              <w:rPr>
                <w:noProof/>
                <w:webHidden/>
              </w:rPr>
              <w:fldChar w:fldCharType="separate"/>
            </w:r>
            <w:r>
              <w:rPr>
                <w:noProof/>
                <w:webHidden/>
              </w:rPr>
              <w:t>16</w:t>
            </w:r>
            <w:r>
              <w:rPr>
                <w:noProof/>
                <w:webHidden/>
              </w:rPr>
              <w:fldChar w:fldCharType="end"/>
            </w:r>
          </w:hyperlink>
        </w:p>
        <w:p w14:paraId="35F93F3C" w14:textId="1FCA8BA8"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10" w:history="1">
            <w:r w:rsidRPr="006D3B44">
              <w:rPr>
                <w:rStyle w:val="-"/>
                <w:noProof/>
              </w:rPr>
              <w:t>2.8.4</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Recall</w:t>
            </w:r>
            <w:r>
              <w:rPr>
                <w:noProof/>
                <w:webHidden/>
              </w:rPr>
              <w:tab/>
            </w:r>
            <w:r>
              <w:rPr>
                <w:noProof/>
                <w:webHidden/>
              </w:rPr>
              <w:fldChar w:fldCharType="begin"/>
            </w:r>
            <w:r>
              <w:rPr>
                <w:noProof/>
                <w:webHidden/>
              </w:rPr>
              <w:instrText xml:space="preserve"> PAGEREF _Toc240123210 \h </w:instrText>
            </w:r>
            <w:r>
              <w:rPr>
                <w:noProof/>
                <w:webHidden/>
              </w:rPr>
            </w:r>
            <w:r>
              <w:rPr>
                <w:noProof/>
                <w:webHidden/>
              </w:rPr>
              <w:fldChar w:fldCharType="separate"/>
            </w:r>
            <w:r>
              <w:rPr>
                <w:noProof/>
                <w:webHidden/>
              </w:rPr>
              <w:t>16</w:t>
            </w:r>
            <w:r>
              <w:rPr>
                <w:noProof/>
                <w:webHidden/>
              </w:rPr>
              <w:fldChar w:fldCharType="end"/>
            </w:r>
          </w:hyperlink>
        </w:p>
        <w:p w14:paraId="35FBA369" w14:textId="4DF92B2B"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11" w:history="1">
            <w:r w:rsidRPr="006D3B44">
              <w:rPr>
                <w:rStyle w:val="-"/>
                <w:noProof/>
              </w:rPr>
              <w:t>2.8.5</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F1-Score</w:t>
            </w:r>
            <w:r>
              <w:rPr>
                <w:noProof/>
                <w:webHidden/>
              </w:rPr>
              <w:tab/>
            </w:r>
            <w:r>
              <w:rPr>
                <w:noProof/>
                <w:webHidden/>
              </w:rPr>
              <w:fldChar w:fldCharType="begin"/>
            </w:r>
            <w:r>
              <w:rPr>
                <w:noProof/>
                <w:webHidden/>
              </w:rPr>
              <w:instrText xml:space="preserve"> PAGEREF _Toc240123211 \h </w:instrText>
            </w:r>
            <w:r>
              <w:rPr>
                <w:noProof/>
                <w:webHidden/>
              </w:rPr>
            </w:r>
            <w:r>
              <w:rPr>
                <w:noProof/>
                <w:webHidden/>
              </w:rPr>
              <w:fldChar w:fldCharType="separate"/>
            </w:r>
            <w:r>
              <w:rPr>
                <w:noProof/>
                <w:webHidden/>
              </w:rPr>
              <w:t>16</w:t>
            </w:r>
            <w:r>
              <w:rPr>
                <w:noProof/>
                <w:webHidden/>
              </w:rPr>
              <w:fldChar w:fldCharType="end"/>
            </w:r>
          </w:hyperlink>
        </w:p>
        <w:p w14:paraId="11B8B8FB" w14:textId="1367A2BA"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12" w:history="1">
            <w:r w:rsidRPr="006D3B44">
              <w:rPr>
                <w:rStyle w:val="-"/>
                <w:noProof/>
              </w:rPr>
              <w:t>2.8.6</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Macro-averaging</w:t>
            </w:r>
            <w:r>
              <w:rPr>
                <w:noProof/>
                <w:webHidden/>
              </w:rPr>
              <w:tab/>
            </w:r>
            <w:r>
              <w:rPr>
                <w:noProof/>
                <w:webHidden/>
              </w:rPr>
              <w:fldChar w:fldCharType="begin"/>
            </w:r>
            <w:r>
              <w:rPr>
                <w:noProof/>
                <w:webHidden/>
              </w:rPr>
              <w:instrText xml:space="preserve"> PAGEREF _Toc240123212 \h </w:instrText>
            </w:r>
            <w:r>
              <w:rPr>
                <w:noProof/>
                <w:webHidden/>
              </w:rPr>
            </w:r>
            <w:r>
              <w:rPr>
                <w:noProof/>
                <w:webHidden/>
              </w:rPr>
              <w:fldChar w:fldCharType="separate"/>
            </w:r>
            <w:r>
              <w:rPr>
                <w:noProof/>
                <w:webHidden/>
              </w:rPr>
              <w:t>17</w:t>
            </w:r>
            <w:r>
              <w:rPr>
                <w:noProof/>
                <w:webHidden/>
              </w:rPr>
              <w:fldChar w:fldCharType="end"/>
            </w:r>
          </w:hyperlink>
        </w:p>
        <w:p w14:paraId="769D33BF" w14:textId="1ED211CA"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13" w:history="1">
            <w:r w:rsidRPr="006D3B44">
              <w:rPr>
                <w:rStyle w:val="-"/>
                <w:noProof/>
              </w:rPr>
              <w:t>2.8.7</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Συμπληρωματ</w:t>
            </w:r>
            <w:r w:rsidRPr="006D3B44">
              <w:rPr>
                <w:rStyle w:val="-"/>
                <w:noProof/>
              </w:rPr>
              <w:t>ι</w:t>
            </w:r>
            <w:r w:rsidRPr="006D3B44">
              <w:rPr>
                <w:rStyle w:val="-"/>
                <w:noProof/>
              </w:rPr>
              <w:t>κές εκδοχές του M</w:t>
            </w:r>
            <w:r w:rsidRPr="006D3B44">
              <w:rPr>
                <w:rStyle w:val="-"/>
                <w:noProof/>
              </w:rPr>
              <w:t>a</w:t>
            </w:r>
            <w:r w:rsidRPr="006D3B44">
              <w:rPr>
                <w:rStyle w:val="-"/>
                <w:noProof/>
              </w:rPr>
              <w:t>cro-F1</w:t>
            </w:r>
            <w:r>
              <w:rPr>
                <w:noProof/>
                <w:webHidden/>
              </w:rPr>
              <w:tab/>
            </w:r>
            <w:r>
              <w:rPr>
                <w:noProof/>
                <w:webHidden/>
              </w:rPr>
              <w:fldChar w:fldCharType="begin"/>
            </w:r>
            <w:r>
              <w:rPr>
                <w:noProof/>
                <w:webHidden/>
              </w:rPr>
              <w:instrText xml:space="preserve"> PAGEREF _Toc240123213 \h </w:instrText>
            </w:r>
            <w:r>
              <w:rPr>
                <w:noProof/>
                <w:webHidden/>
              </w:rPr>
            </w:r>
            <w:r>
              <w:rPr>
                <w:noProof/>
                <w:webHidden/>
              </w:rPr>
              <w:fldChar w:fldCharType="separate"/>
            </w:r>
            <w:r>
              <w:rPr>
                <w:noProof/>
                <w:webHidden/>
              </w:rPr>
              <w:t>17</w:t>
            </w:r>
            <w:r>
              <w:rPr>
                <w:noProof/>
                <w:webHidden/>
              </w:rPr>
              <w:fldChar w:fldCharType="end"/>
            </w:r>
          </w:hyperlink>
        </w:p>
        <w:p w14:paraId="07D719EE" w14:textId="5360F73B" w:rsidR="000E5B75" w:rsidRDefault="000E5B75">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40123214" w:history="1">
            <w:r w:rsidRPr="006D3B44">
              <w:rPr>
                <w:rStyle w:val="-"/>
              </w:rPr>
              <w:t>Κεφάλαιο 3.</w:t>
            </w:r>
            <w:r>
              <w:rPr>
                <w:rFonts w:asciiTheme="minorHAnsi" w:eastAsiaTheme="minorEastAsia" w:hAnsiTheme="minorHAnsi" w:cstheme="minorBidi"/>
                <w:b w:val="0"/>
                <w:kern w:val="2"/>
                <w:sz w:val="24"/>
                <w:szCs w:val="24"/>
                <w:lang w:val="en-US"/>
                <w14:ligatures w14:val="standardContextual"/>
              </w:rPr>
              <w:tab/>
            </w:r>
            <w:r w:rsidRPr="006D3B44">
              <w:rPr>
                <w:rStyle w:val="-"/>
              </w:rPr>
              <w:t>Μεθοδολογία</w:t>
            </w:r>
            <w:r>
              <w:rPr>
                <w:webHidden/>
              </w:rPr>
              <w:tab/>
            </w:r>
            <w:r>
              <w:rPr>
                <w:webHidden/>
              </w:rPr>
              <w:fldChar w:fldCharType="begin"/>
            </w:r>
            <w:r>
              <w:rPr>
                <w:webHidden/>
              </w:rPr>
              <w:instrText xml:space="preserve"> PAGEREF _Toc240123214 \h </w:instrText>
            </w:r>
            <w:r>
              <w:rPr>
                <w:webHidden/>
              </w:rPr>
            </w:r>
            <w:r>
              <w:rPr>
                <w:webHidden/>
              </w:rPr>
              <w:fldChar w:fldCharType="separate"/>
            </w:r>
            <w:r>
              <w:rPr>
                <w:webHidden/>
              </w:rPr>
              <w:t>18</w:t>
            </w:r>
            <w:r>
              <w:rPr>
                <w:webHidden/>
              </w:rPr>
              <w:fldChar w:fldCharType="end"/>
            </w:r>
          </w:hyperlink>
        </w:p>
        <w:p w14:paraId="620A7688" w14:textId="01DAFE2C"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15" w:history="1">
            <w:r w:rsidRPr="006D3B44">
              <w:rPr>
                <w:rStyle w:val="-"/>
                <w:noProof/>
              </w:rPr>
              <w:t>3.1</w:t>
            </w:r>
            <w:r>
              <w:rPr>
                <w:rFonts w:asciiTheme="minorHAnsi" w:eastAsiaTheme="minorEastAsia" w:hAnsiTheme="minorHAnsi" w:cstheme="minorBidi"/>
                <w:noProof/>
                <w:kern w:val="2"/>
                <w:sz w:val="24"/>
                <w:szCs w:val="24"/>
                <w:lang w:val="en-US"/>
                <w14:ligatures w14:val="standardContextual"/>
              </w:rPr>
              <w:tab/>
            </w:r>
            <w:r w:rsidRPr="006D3B44">
              <w:rPr>
                <w:rStyle w:val="-"/>
                <w:noProof/>
              </w:rPr>
              <w:t>Το άρθρο αναφοράς και το πλαίσιο της αναπαραγωγής</w:t>
            </w:r>
            <w:r>
              <w:rPr>
                <w:noProof/>
                <w:webHidden/>
              </w:rPr>
              <w:tab/>
            </w:r>
            <w:r>
              <w:rPr>
                <w:noProof/>
                <w:webHidden/>
              </w:rPr>
              <w:fldChar w:fldCharType="begin"/>
            </w:r>
            <w:r>
              <w:rPr>
                <w:noProof/>
                <w:webHidden/>
              </w:rPr>
              <w:instrText xml:space="preserve"> PAGEREF _Toc240123215 \h </w:instrText>
            </w:r>
            <w:r>
              <w:rPr>
                <w:noProof/>
                <w:webHidden/>
              </w:rPr>
            </w:r>
            <w:r>
              <w:rPr>
                <w:noProof/>
                <w:webHidden/>
              </w:rPr>
              <w:fldChar w:fldCharType="separate"/>
            </w:r>
            <w:r>
              <w:rPr>
                <w:noProof/>
                <w:webHidden/>
              </w:rPr>
              <w:t>18</w:t>
            </w:r>
            <w:r>
              <w:rPr>
                <w:noProof/>
                <w:webHidden/>
              </w:rPr>
              <w:fldChar w:fldCharType="end"/>
            </w:r>
          </w:hyperlink>
        </w:p>
        <w:p w14:paraId="46722CA7" w14:textId="74245D3E"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16" w:history="1">
            <w:r w:rsidRPr="006D3B44">
              <w:rPr>
                <w:rStyle w:val="-"/>
                <w:noProof/>
              </w:rPr>
              <w:t>3.2</w:t>
            </w:r>
            <w:r>
              <w:rPr>
                <w:rFonts w:asciiTheme="minorHAnsi" w:eastAsiaTheme="minorEastAsia" w:hAnsiTheme="minorHAnsi" w:cstheme="minorBidi"/>
                <w:noProof/>
                <w:kern w:val="2"/>
                <w:sz w:val="24"/>
                <w:szCs w:val="24"/>
                <w:lang w:val="en-US"/>
                <w14:ligatures w14:val="standardContextual"/>
              </w:rPr>
              <w:tab/>
            </w:r>
            <w:r w:rsidRPr="006D3B44">
              <w:rPr>
                <w:rStyle w:val="-"/>
                <w:noProof/>
              </w:rPr>
              <w:t>Το σύνολο δ</w:t>
            </w:r>
            <w:r w:rsidRPr="006D3B44">
              <w:rPr>
                <w:rStyle w:val="-"/>
                <w:noProof/>
              </w:rPr>
              <w:t>ε</w:t>
            </w:r>
            <w:r w:rsidRPr="006D3B44">
              <w:rPr>
                <w:rStyle w:val="-"/>
                <w:noProof/>
              </w:rPr>
              <w:t>δομένων ZooLake</w:t>
            </w:r>
            <w:r>
              <w:rPr>
                <w:noProof/>
                <w:webHidden/>
              </w:rPr>
              <w:tab/>
            </w:r>
            <w:r>
              <w:rPr>
                <w:noProof/>
                <w:webHidden/>
              </w:rPr>
              <w:fldChar w:fldCharType="begin"/>
            </w:r>
            <w:r>
              <w:rPr>
                <w:noProof/>
                <w:webHidden/>
              </w:rPr>
              <w:instrText xml:space="preserve"> PAGEREF _Toc240123216 \h </w:instrText>
            </w:r>
            <w:r>
              <w:rPr>
                <w:noProof/>
                <w:webHidden/>
              </w:rPr>
            </w:r>
            <w:r>
              <w:rPr>
                <w:noProof/>
                <w:webHidden/>
              </w:rPr>
              <w:fldChar w:fldCharType="separate"/>
            </w:r>
            <w:r>
              <w:rPr>
                <w:noProof/>
                <w:webHidden/>
              </w:rPr>
              <w:t>19</w:t>
            </w:r>
            <w:r>
              <w:rPr>
                <w:noProof/>
                <w:webHidden/>
              </w:rPr>
              <w:fldChar w:fldCharType="end"/>
            </w:r>
          </w:hyperlink>
        </w:p>
        <w:p w14:paraId="2527D611" w14:textId="2DC134E7"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17" w:history="1">
            <w:r w:rsidRPr="006D3B44">
              <w:rPr>
                <w:rStyle w:val="-"/>
                <w:bCs/>
                <w:noProof/>
              </w:rPr>
              <w:t>3.2.1</w:t>
            </w:r>
            <w:r>
              <w:rPr>
                <w:rFonts w:asciiTheme="minorHAnsi" w:eastAsiaTheme="minorEastAsia" w:hAnsiTheme="minorHAnsi" w:cstheme="minorBidi"/>
                <w:i w:val="0"/>
                <w:noProof/>
                <w:kern w:val="2"/>
                <w:sz w:val="24"/>
                <w:szCs w:val="24"/>
                <w:lang w:val="en-US"/>
                <w14:ligatures w14:val="standardContextual"/>
              </w:rPr>
              <w:tab/>
            </w:r>
            <w:r w:rsidRPr="006D3B44">
              <w:rPr>
                <w:rStyle w:val="-"/>
                <w:bCs/>
                <w:noProof/>
              </w:rPr>
              <w:t>καταγραφή με την κάμερα DSPC</w:t>
            </w:r>
            <w:r>
              <w:rPr>
                <w:noProof/>
                <w:webHidden/>
              </w:rPr>
              <w:tab/>
            </w:r>
            <w:r>
              <w:rPr>
                <w:noProof/>
                <w:webHidden/>
              </w:rPr>
              <w:fldChar w:fldCharType="begin"/>
            </w:r>
            <w:r>
              <w:rPr>
                <w:noProof/>
                <w:webHidden/>
              </w:rPr>
              <w:instrText xml:space="preserve"> PAGEREF _Toc240123217 \h </w:instrText>
            </w:r>
            <w:r>
              <w:rPr>
                <w:noProof/>
                <w:webHidden/>
              </w:rPr>
            </w:r>
            <w:r>
              <w:rPr>
                <w:noProof/>
                <w:webHidden/>
              </w:rPr>
              <w:fldChar w:fldCharType="separate"/>
            </w:r>
            <w:r>
              <w:rPr>
                <w:noProof/>
                <w:webHidden/>
              </w:rPr>
              <w:t>19</w:t>
            </w:r>
            <w:r>
              <w:rPr>
                <w:noProof/>
                <w:webHidden/>
              </w:rPr>
              <w:fldChar w:fldCharType="end"/>
            </w:r>
          </w:hyperlink>
        </w:p>
        <w:p w14:paraId="044C0406" w14:textId="6000377D"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18" w:history="1">
            <w:r w:rsidRPr="006D3B44">
              <w:rPr>
                <w:rStyle w:val="-"/>
                <w:bCs/>
                <w:noProof/>
              </w:rPr>
              <w:t>3.2.2</w:t>
            </w:r>
            <w:r>
              <w:rPr>
                <w:rFonts w:asciiTheme="minorHAnsi" w:eastAsiaTheme="minorEastAsia" w:hAnsiTheme="minorHAnsi" w:cstheme="minorBidi"/>
                <w:i w:val="0"/>
                <w:noProof/>
                <w:kern w:val="2"/>
                <w:sz w:val="24"/>
                <w:szCs w:val="24"/>
                <w:lang w:val="en-US"/>
                <w14:ligatures w14:val="standardContextual"/>
              </w:rPr>
              <w:tab/>
            </w:r>
            <w:r w:rsidRPr="006D3B44">
              <w:rPr>
                <w:rStyle w:val="-"/>
                <w:bCs/>
                <w:noProof/>
              </w:rPr>
              <w:t>Οι κλάσεις και η κατανομή τους</w:t>
            </w:r>
            <w:r>
              <w:rPr>
                <w:noProof/>
                <w:webHidden/>
              </w:rPr>
              <w:tab/>
            </w:r>
            <w:r>
              <w:rPr>
                <w:noProof/>
                <w:webHidden/>
              </w:rPr>
              <w:fldChar w:fldCharType="begin"/>
            </w:r>
            <w:r>
              <w:rPr>
                <w:noProof/>
                <w:webHidden/>
              </w:rPr>
              <w:instrText xml:space="preserve"> PAGEREF _Toc240123218 \h </w:instrText>
            </w:r>
            <w:r>
              <w:rPr>
                <w:noProof/>
                <w:webHidden/>
              </w:rPr>
            </w:r>
            <w:r>
              <w:rPr>
                <w:noProof/>
                <w:webHidden/>
              </w:rPr>
              <w:fldChar w:fldCharType="separate"/>
            </w:r>
            <w:r>
              <w:rPr>
                <w:noProof/>
                <w:webHidden/>
              </w:rPr>
              <w:t>21</w:t>
            </w:r>
            <w:r>
              <w:rPr>
                <w:noProof/>
                <w:webHidden/>
              </w:rPr>
              <w:fldChar w:fldCharType="end"/>
            </w:r>
          </w:hyperlink>
        </w:p>
        <w:p w14:paraId="73431658" w14:textId="38738D6A"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19" w:history="1">
            <w:r w:rsidRPr="006D3B44">
              <w:rPr>
                <w:rStyle w:val="-"/>
                <w:noProof/>
              </w:rPr>
              <w:t>3.2.3</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Δομή του αρχείου διαχωρισμού</w:t>
            </w:r>
            <w:r>
              <w:rPr>
                <w:noProof/>
                <w:webHidden/>
              </w:rPr>
              <w:tab/>
            </w:r>
            <w:r>
              <w:rPr>
                <w:noProof/>
                <w:webHidden/>
              </w:rPr>
              <w:fldChar w:fldCharType="begin"/>
            </w:r>
            <w:r>
              <w:rPr>
                <w:noProof/>
                <w:webHidden/>
              </w:rPr>
              <w:instrText xml:space="preserve"> PAGEREF _Toc240123219 \h </w:instrText>
            </w:r>
            <w:r>
              <w:rPr>
                <w:noProof/>
                <w:webHidden/>
              </w:rPr>
            </w:r>
            <w:r>
              <w:rPr>
                <w:noProof/>
                <w:webHidden/>
              </w:rPr>
              <w:fldChar w:fldCharType="separate"/>
            </w:r>
            <w:r>
              <w:rPr>
                <w:noProof/>
                <w:webHidden/>
              </w:rPr>
              <w:t>21</w:t>
            </w:r>
            <w:r>
              <w:rPr>
                <w:noProof/>
                <w:webHidden/>
              </w:rPr>
              <w:fldChar w:fldCharType="end"/>
            </w:r>
          </w:hyperlink>
        </w:p>
        <w:p w14:paraId="6FBD28B3" w14:textId="09FAEEE6"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20" w:history="1">
            <w:r w:rsidRPr="006D3B44">
              <w:rPr>
                <w:rStyle w:val="-"/>
                <w:noProof/>
              </w:rPr>
              <w:t>3.2.4</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Έλεγχος ακ</w:t>
            </w:r>
            <w:r w:rsidRPr="006D3B44">
              <w:rPr>
                <w:rStyle w:val="-"/>
                <w:noProof/>
              </w:rPr>
              <w:t>ε</w:t>
            </w:r>
            <w:r w:rsidRPr="006D3B44">
              <w:rPr>
                <w:rStyle w:val="-"/>
                <w:noProof/>
              </w:rPr>
              <w:t>ραιότητας</w:t>
            </w:r>
            <w:r>
              <w:rPr>
                <w:noProof/>
                <w:webHidden/>
              </w:rPr>
              <w:tab/>
            </w:r>
            <w:r>
              <w:rPr>
                <w:noProof/>
                <w:webHidden/>
              </w:rPr>
              <w:fldChar w:fldCharType="begin"/>
            </w:r>
            <w:r>
              <w:rPr>
                <w:noProof/>
                <w:webHidden/>
              </w:rPr>
              <w:instrText xml:space="preserve"> PAGEREF _Toc240123220 \h </w:instrText>
            </w:r>
            <w:r>
              <w:rPr>
                <w:noProof/>
                <w:webHidden/>
              </w:rPr>
            </w:r>
            <w:r>
              <w:rPr>
                <w:noProof/>
                <w:webHidden/>
              </w:rPr>
              <w:fldChar w:fldCharType="separate"/>
            </w:r>
            <w:r>
              <w:rPr>
                <w:noProof/>
                <w:webHidden/>
              </w:rPr>
              <w:t>21</w:t>
            </w:r>
            <w:r>
              <w:rPr>
                <w:noProof/>
                <w:webHidden/>
              </w:rPr>
              <w:fldChar w:fldCharType="end"/>
            </w:r>
          </w:hyperlink>
        </w:p>
        <w:p w14:paraId="46CF493F" w14:textId="27F6C2EE"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21" w:history="1">
            <w:r w:rsidRPr="006D3B44">
              <w:rPr>
                <w:rStyle w:val="-"/>
                <w:noProof/>
              </w:rPr>
              <w:t>3.2.5</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Αναλογία ανά κλάση</w:t>
            </w:r>
            <w:r>
              <w:rPr>
                <w:noProof/>
                <w:webHidden/>
              </w:rPr>
              <w:tab/>
            </w:r>
            <w:r>
              <w:rPr>
                <w:noProof/>
                <w:webHidden/>
              </w:rPr>
              <w:fldChar w:fldCharType="begin"/>
            </w:r>
            <w:r>
              <w:rPr>
                <w:noProof/>
                <w:webHidden/>
              </w:rPr>
              <w:instrText xml:space="preserve"> PAGEREF _Toc240123221 \h </w:instrText>
            </w:r>
            <w:r>
              <w:rPr>
                <w:noProof/>
                <w:webHidden/>
              </w:rPr>
            </w:r>
            <w:r>
              <w:rPr>
                <w:noProof/>
                <w:webHidden/>
              </w:rPr>
              <w:fldChar w:fldCharType="separate"/>
            </w:r>
            <w:r>
              <w:rPr>
                <w:noProof/>
                <w:webHidden/>
              </w:rPr>
              <w:t>23</w:t>
            </w:r>
            <w:r>
              <w:rPr>
                <w:noProof/>
                <w:webHidden/>
              </w:rPr>
              <w:fldChar w:fldCharType="end"/>
            </w:r>
          </w:hyperlink>
        </w:p>
        <w:p w14:paraId="1939D739" w14:textId="7896C0AE"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22" w:history="1">
            <w:r w:rsidRPr="006D3B44">
              <w:rPr>
                <w:rStyle w:val="-"/>
                <w:noProof/>
              </w:rPr>
              <w:t>3.2.6</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Το αρχείο manifest</w:t>
            </w:r>
            <w:r>
              <w:rPr>
                <w:noProof/>
                <w:webHidden/>
              </w:rPr>
              <w:tab/>
            </w:r>
            <w:r>
              <w:rPr>
                <w:noProof/>
                <w:webHidden/>
              </w:rPr>
              <w:fldChar w:fldCharType="begin"/>
            </w:r>
            <w:r>
              <w:rPr>
                <w:noProof/>
                <w:webHidden/>
              </w:rPr>
              <w:instrText xml:space="preserve"> PAGEREF _Toc240123222 \h </w:instrText>
            </w:r>
            <w:r>
              <w:rPr>
                <w:noProof/>
                <w:webHidden/>
              </w:rPr>
            </w:r>
            <w:r>
              <w:rPr>
                <w:noProof/>
                <w:webHidden/>
              </w:rPr>
              <w:fldChar w:fldCharType="separate"/>
            </w:r>
            <w:r>
              <w:rPr>
                <w:noProof/>
                <w:webHidden/>
              </w:rPr>
              <w:t>23</w:t>
            </w:r>
            <w:r>
              <w:rPr>
                <w:noProof/>
                <w:webHidden/>
              </w:rPr>
              <w:fldChar w:fldCharType="end"/>
            </w:r>
          </w:hyperlink>
        </w:p>
        <w:p w14:paraId="5B02574F" w14:textId="7DEA2A83"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23" w:history="1">
            <w:r w:rsidRPr="006D3B44">
              <w:rPr>
                <w:rStyle w:val="-"/>
                <w:noProof/>
              </w:rPr>
              <w:t>3.3</w:t>
            </w:r>
            <w:r>
              <w:rPr>
                <w:rFonts w:asciiTheme="minorHAnsi" w:eastAsiaTheme="minorEastAsia" w:hAnsiTheme="minorHAnsi" w:cstheme="minorBidi"/>
                <w:noProof/>
                <w:kern w:val="2"/>
                <w:sz w:val="24"/>
                <w:szCs w:val="24"/>
                <w:lang w:val="en-US"/>
                <w14:ligatures w14:val="standardContextual"/>
              </w:rPr>
              <w:tab/>
            </w:r>
            <w:r w:rsidRPr="006D3B44">
              <w:rPr>
                <w:rStyle w:val="-"/>
                <w:noProof/>
              </w:rPr>
              <w:t>Προεπεξεργασία εικόνων</w:t>
            </w:r>
            <w:r>
              <w:rPr>
                <w:noProof/>
                <w:webHidden/>
              </w:rPr>
              <w:tab/>
            </w:r>
            <w:r>
              <w:rPr>
                <w:noProof/>
                <w:webHidden/>
              </w:rPr>
              <w:fldChar w:fldCharType="begin"/>
            </w:r>
            <w:r>
              <w:rPr>
                <w:noProof/>
                <w:webHidden/>
              </w:rPr>
              <w:instrText xml:space="preserve"> PAGEREF _Toc240123223 \h </w:instrText>
            </w:r>
            <w:r>
              <w:rPr>
                <w:noProof/>
                <w:webHidden/>
              </w:rPr>
            </w:r>
            <w:r>
              <w:rPr>
                <w:noProof/>
                <w:webHidden/>
              </w:rPr>
              <w:fldChar w:fldCharType="separate"/>
            </w:r>
            <w:r>
              <w:rPr>
                <w:noProof/>
                <w:webHidden/>
              </w:rPr>
              <w:t>23</w:t>
            </w:r>
            <w:r>
              <w:rPr>
                <w:noProof/>
                <w:webHidden/>
              </w:rPr>
              <w:fldChar w:fldCharType="end"/>
            </w:r>
          </w:hyperlink>
        </w:p>
        <w:p w14:paraId="03DC54FC" w14:textId="60E59EA2"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24" w:history="1">
            <w:r w:rsidRPr="006D3B44">
              <w:rPr>
                <w:rStyle w:val="-"/>
                <w:noProof/>
              </w:rPr>
              <w:t>3.3.1</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Μετατροπή σε σταθερό μέγεθος εισόδου</w:t>
            </w:r>
            <w:r>
              <w:rPr>
                <w:noProof/>
                <w:webHidden/>
              </w:rPr>
              <w:tab/>
            </w:r>
            <w:r>
              <w:rPr>
                <w:noProof/>
                <w:webHidden/>
              </w:rPr>
              <w:fldChar w:fldCharType="begin"/>
            </w:r>
            <w:r>
              <w:rPr>
                <w:noProof/>
                <w:webHidden/>
              </w:rPr>
              <w:instrText xml:space="preserve"> PAGEREF _Toc240123224 \h </w:instrText>
            </w:r>
            <w:r>
              <w:rPr>
                <w:noProof/>
                <w:webHidden/>
              </w:rPr>
            </w:r>
            <w:r>
              <w:rPr>
                <w:noProof/>
                <w:webHidden/>
              </w:rPr>
              <w:fldChar w:fldCharType="separate"/>
            </w:r>
            <w:r>
              <w:rPr>
                <w:noProof/>
                <w:webHidden/>
              </w:rPr>
              <w:t>23</w:t>
            </w:r>
            <w:r>
              <w:rPr>
                <w:noProof/>
                <w:webHidden/>
              </w:rPr>
              <w:fldChar w:fldCharType="end"/>
            </w:r>
          </w:hyperlink>
        </w:p>
        <w:p w14:paraId="36B4EE83" w14:textId="790D868B"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25" w:history="1">
            <w:r w:rsidRPr="006D3B44">
              <w:rPr>
                <w:rStyle w:val="-"/>
                <w:bCs/>
                <w:noProof/>
              </w:rPr>
              <w:t>3.3.2</w:t>
            </w:r>
            <w:r>
              <w:rPr>
                <w:rFonts w:asciiTheme="minorHAnsi" w:eastAsiaTheme="minorEastAsia" w:hAnsiTheme="minorHAnsi" w:cstheme="minorBidi"/>
                <w:i w:val="0"/>
                <w:noProof/>
                <w:kern w:val="2"/>
                <w:sz w:val="24"/>
                <w:szCs w:val="24"/>
                <w:lang w:val="en-US"/>
                <w14:ligatures w14:val="standardContextual"/>
              </w:rPr>
              <w:tab/>
            </w:r>
            <w:r w:rsidRPr="006D3B44">
              <w:rPr>
                <w:rStyle w:val="-"/>
                <w:bCs/>
                <w:noProof/>
              </w:rPr>
              <w:t>Επαύξηση Δεδομένων (Data augmentation)</w:t>
            </w:r>
            <w:r>
              <w:rPr>
                <w:noProof/>
                <w:webHidden/>
              </w:rPr>
              <w:tab/>
            </w:r>
            <w:r>
              <w:rPr>
                <w:noProof/>
                <w:webHidden/>
              </w:rPr>
              <w:fldChar w:fldCharType="begin"/>
            </w:r>
            <w:r>
              <w:rPr>
                <w:noProof/>
                <w:webHidden/>
              </w:rPr>
              <w:instrText xml:space="preserve"> PAGEREF _Toc240123225 \h </w:instrText>
            </w:r>
            <w:r>
              <w:rPr>
                <w:noProof/>
                <w:webHidden/>
              </w:rPr>
            </w:r>
            <w:r>
              <w:rPr>
                <w:noProof/>
                <w:webHidden/>
              </w:rPr>
              <w:fldChar w:fldCharType="separate"/>
            </w:r>
            <w:r>
              <w:rPr>
                <w:noProof/>
                <w:webHidden/>
              </w:rPr>
              <w:t>24</w:t>
            </w:r>
            <w:r>
              <w:rPr>
                <w:noProof/>
                <w:webHidden/>
              </w:rPr>
              <w:fldChar w:fldCharType="end"/>
            </w:r>
          </w:hyperlink>
        </w:p>
        <w:p w14:paraId="562EDC73" w14:textId="7CCC4653"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26" w:history="1">
            <w:r w:rsidRPr="006D3B44">
              <w:rPr>
                <w:rStyle w:val="-"/>
                <w:noProof/>
              </w:rPr>
              <w:t>3.3.3</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Κανονικοποίηση τιμών pixel ανά αρχιτεκτονική</w:t>
            </w:r>
            <w:r>
              <w:rPr>
                <w:noProof/>
                <w:webHidden/>
              </w:rPr>
              <w:tab/>
            </w:r>
            <w:r>
              <w:rPr>
                <w:noProof/>
                <w:webHidden/>
              </w:rPr>
              <w:fldChar w:fldCharType="begin"/>
            </w:r>
            <w:r>
              <w:rPr>
                <w:noProof/>
                <w:webHidden/>
              </w:rPr>
              <w:instrText xml:space="preserve"> PAGEREF _Toc240123226 \h </w:instrText>
            </w:r>
            <w:r>
              <w:rPr>
                <w:noProof/>
                <w:webHidden/>
              </w:rPr>
            </w:r>
            <w:r>
              <w:rPr>
                <w:noProof/>
                <w:webHidden/>
              </w:rPr>
              <w:fldChar w:fldCharType="separate"/>
            </w:r>
            <w:r>
              <w:rPr>
                <w:noProof/>
                <w:webHidden/>
              </w:rPr>
              <w:t>24</w:t>
            </w:r>
            <w:r>
              <w:rPr>
                <w:noProof/>
                <w:webHidden/>
              </w:rPr>
              <w:fldChar w:fldCharType="end"/>
            </w:r>
          </w:hyperlink>
        </w:p>
        <w:p w14:paraId="5ECBFED8" w14:textId="41E92548"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27" w:history="1">
            <w:r w:rsidRPr="006D3B44">
              <w:rPr>
                <w:rStyle w:val="-"/>
                <w:noProof/>
              </w:rPr>
              <w:t>3.4</w:t>
            </w:r>
            <w:r>
              <w:rPr>
                <w:rFonts w:asciiTheme="minorHAnsi" w:eastAsiaTheme="minorEastAsia" w:hAnsiTheme="minorHAnsi" w:cstheme="minorBidi"/>
                <w:noProof/>
                <w:kern w:val="2"/>
                <w:sz w:val="24"/>
                <w:szCs w:val="24"/>
                <w:lang w:val="en-US"/>
                <w14:ligatures w14:val="standardContextual"/>
              </w:rPr>
              <w:tab/>
            </w:r>
            <w:r w:rsidRPr="006D3B44">
              <w:rPr>
                <w:rStyle w:val="-"/>
                <w:noProof/>
              </w:rPr>
              <w:t>Αντιμετώπιση της ανισορροπίας</w:t>
            </w:r>
            <w:r>
              <w:rPr>
                <w:noProof/>
                <w:webHidden/>
              </w:rPr>
              <w:tab/>
            </w:r>
            <w:r>
              <w:rPr>
                <w:noProof/>
                <w:webHidden/>
              </w:rPr>
              <w:fldChar w:fldCharType="begin"/>
            </w:r>
            <w:r>
              <w:rPr>
                <w:noProof/>
                <w:webHidden/>
              </w:rPr>
              <w:instrText xml:space="preserve"> PAGEREF _Toc240123227 \h </w:instrText>
            </w:r>
            <w:r>
              <w:rPr>
                <w:noProof/>
                <w:webHidden/>
              </w:rPr>
            </w:r>
            <w:r>
              <w:rPr>
                <w:noProof/>
                <w:webHidden/>
              </w:rPr>
              <w:fldChar w:fldCharType="separate"/>
            </w:r>
            <w:r>
              <w:rPr>
                <w:noProof/>
                <w:webHidden/>
              </w:rPr>
              <w:t>25</w:t>
            </w:r>
            <w:r>
              <w:rPr>
                <w:noProof/>
                <w:webHidden/>
              </w:rPr>
              <w:fldChar w:fldCharType="end"/>
            </w:r>
          </w:hyperlink>
        </w:p>
        <w:p w14:paraId="52FC80DB" w14:textId="72B8D105"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28" w:history="1">
            <w:r w:rsidRPr="006D3B44">
              <w:rPr>
                <w:rStyle w:val="-"/>
                <w:noProof/>
              </w:rPr>
              <w:t>3.5</w:t>
            </w:r>
            <w:r>
              <w:rPr>
                <w:rFonts w:asciiTheme="minorHAnsi" w:eastAsiaTheme="minorEastAsia" w:hAnsiTheme="minorHAnsi" w:cstheme="minorBidi"/>
                <w:noProof/>
                <w:kern w:val="2"/>
                <w:sz w:val="24"/>
                <w:szCs w:val="24"/>
                <w:lang w:val="en-US"/>
                <w14:ligatures w14:val="standardContextual"/>
              </w:rPr>
              <w:tab/>
            </w:r>
            <w:r w:rsidRPr="006D3B44">
              <w:rPr>
                <w:rStyle w:val="-"/>
                <w:noProof/>
              </w:rPr>
              <w:t>Αρχιτεκτονικές</w:t>
            </w:r>
            <w:r>
              <w:rPr>
                <w:noProof/>
                <w:webHidden/>
              </w:rPr>
              <w:tab/>
            </w:r>
            <w:r>
              <w:rPr>
                <w:noProof/>
                <w:webHidden/>
              </w:rPr>
              <w:fldChar w:fldCharType="begin"/>
            </w:r>
            <w:r>
              <w:rPr>
                <w:noProof/>
                <w:webHidden/>
              </w:rPr>
              <w:instrText xml:space="preserve"> PAGEREF _Toc240123228 \h </w:instrText>
            </w:r>
            <w:r>
              <w:rPr>
                <w:noProof/>
                <w:webHidden/>
              </w:rPr>
            </w:r>
            <w:r>
              <w:rPr>
                <w:noProof/>
                <w:webHidden/>
              </w:rPr>
              <w:fldChar w:fldCharType="separate"/>
            </w:r>
            <w:r>
              <w:rPr>
                <w:noProof/>
                <w:webHidden/>
              </w:rPr>
              <w:t>26</w:t>
            </w:r>
            <w:r>
              <w:rPr>
                <w:noProof/>
                <w:webHidden/>
              </w:rPr>
              <w:fldChar w:fldCharType="end"/>
            </w:r>
          </w:hyperlink>
        </w:p>
        <w:p w14:paraId="3BE829F9" w14:textId="6A0FF75D"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29" w:history="1">
            <w:r w:rsidRPr="006D3B44">
              <w:rPr>
                <w:rStyle w:val="-"/>
                <w:noProof/>
              </w:rPr>
              <w:t>3.5.1</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Απλό Συνελικτικό Νευρωνικό Δίκτυο (Custom CNN)</w:t>
            </w:r>
            <w:r>
              <w:rPr>
                <w:noProof/>
                <w:webHidden/>
              </w:rPr>
              <w:tab/>
            </w:r>
            <w:r>
              <w:rPr>
                <w:noProof/>
                <w:webHidden/>
              </w:rPr>
              <w:fldChar w:fldCharType="begin"/>
            </w:r>
            <w:r>
              <w:rPr>
                <w:noProof/>
                <w:webHidden/>
              </w:rPr>
              <w:instrText xml:space="preserve"> PAGEREF _Toc240123229 \h </w:instrText>
            </w:r>
            <w:r>
              <w:rPr>
                <w:noProof/>
                <w:webHidden/>
              </w:rPr>
            </w:r>
            <w:r>
              <w:rPr>
                <w:noProof/>
                <w:webHidden/>
              </w:rPr>
              <w:fldChar w:fldCharType="separate"/>
            </w:r>
            <w:r>
              <w:rPr>
                <w:noProof/>
                <w:webHidden/>
              </w:rPr>
              <w:t>26</w:t>
            </w:r>
            <w:r>
              <w:rPr>
                <w:noProof/>
                <w:webHidden/>
              </w:rPr>
              <w:fldChar w:fldCharType="end"/>
            </w:r>
          </w:hyperlink>
        </w:p>
        <w:p w14:paraId="549F1C2F" w14:textId="481DCE56"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30" w:history="1">
            <w:r w:rsidRPr="006D3B44">
              <w:rPr>
                <w:rStyle w:val="-"/>
                <w:noProof/>
              </w:rPr>
              <w:t>3.5.2</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EfficientNetB2 και MobileNetV1</w:t>
            </w:r>
            <w:r>
              <w:rPr>
                <w:noProof/>
                <w:webHidden/>
              </w:rPr>
              <w:tab/>
            </w:r>
            <w:r>
              <w:rPr>
                <w:noProof/>
                <w:webHidden/>
              </w:rPr>
              <w:fldChar w:fldCharType="begin"/>
            </w:r>
            <w:r>
              <w:rPr>
                <w:noProof/>
                <w:webHidden/>
              </w:rPr>
              <w:instrText xml:space="preserve"> PAGEREF _Toc240123230 \h </w:instrText>
            </w:r>
            <w:r>
              <w:rPr>
                <w:noProof/>
                <w:webHidden/>
              </w:rPr>
            </w:r>
            <w:r>
              <w:rPr>
                <w:noProof/>
                <w:webHidden/>
              </w:rPr>
              <w:fldChar w:fldCharType="separate"/>
            </w:r>
            <w:r>
              <w:rPr>
                <w:noProof/>
                <w:webHidden/>
              </w:rPr>
              <w:t>26</w:t>
            </w:r>
            <w:r>
              <w:rPr>
                <w:noProof/>
                <w:webHidden/>
              </w:rPr>
              <w:fldChar w:fldCharType="end"/>
            </w:r>
          </w:hyperlink>
        </w:p>
        <w:p w14:paraId="77091209" w14:textId="1AC02991"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31" w:history="1">
            <w:r w:rsidRPr="006D3B44">
              <w:rPr>
                <w:rStyle w:val="-"/>
                <w:noProof/>
              </w:rPr>
              <w:t>3.5.3</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ConvNeX</w:t>
            </w:r>
            <w:r w:rsidRPr="006D3B44">
              <w:rPr>
                <w:rStyle w:val="-"/>
                <w:noProof/>
              </w:rPr>
              <w:t>t</w:t>
            </w:r>
            <w:r w:rsidRPr="006D3B44">
              <w:rPr>
                <w:rStyle w:val="-"/>
                <w:noProof/>
              </w:rPr>
              <w:t>Base</w:t>
            </w:r>
            <w:r>
              <w:rPr>
                <w:noProof/>
                <w:webHidden/>
              </w:rPr>
              <w:tab/>
            </w:r>
            <w:r>
              <w:rPr>
                <w:noProof/>
                <w:webHidden/>
              </w:rPr>
              <w:fldChar w:fldCharType="begin"/>
            </w:r>
            <w:r>
              <w:rPr>
                <w:noProof/>
                <w:webHidden/>
              </w:rPr>
              <w:instrText xml:space="preserve"> PAGEREF _Toc240123231 \h </w:instrText>
            </w:r>
            <w:r>
              <w:rPr>
                <w:noProof/>
                <w:webHidden/>
              </w:rPr>
            </w:r>
            <w:r>
              <w:rPr>
                <w:noProof/>
                <w:webHidden/>
              </w:rPr>
              <w:fldChar w:fldCharType="separate"/>
            </w:r>
            <w:r>
              <w:rPr>
                <w:noProof/>
                <w:webHidden/>
              </w:rPr>
              <w:t>27</w:t>
            </w:r>
            <w:r>
              <w:rPr>
                <w:noProof/>
                <w:webHidden/>
              </w:rPr>
              <w:fldChar w:fldCharType="end"/>
            </w:r>
          </w:hyperlink>
        </w:p>
        <w:p w14:paraId="3205D0BE" w14:textId="093BCEC6"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32" w:history="1">
            <w:r w:rsidRPr="006D3B44">
              <w:rPr>
                <w:rStyle w:val="-"/>
                <w:noProof/>
              </w:rPr>
              <w:t>3.6</w:t>
            </w:r>
            <w:r>
              <w:rPr>
                <w:rFonts w:asciiTheme="minorHAnsi" w:eastAsiaTheme="minorEastAsia" w:hAnsiTheme="minorHAnsi" w:cstheme="minorBidi"/>
                <w:noProof/>
                <w:kern w:val="2"/>
                <w:sz w:val="24"/>
                <w:szCs w:val="24"/>
                <w:lang w:val="en-US"/>
                <w14:ligatures w14:val="standardContextual"/>
              </w:rPr>
              <w:tab/>
            </w:r>
            <w:r w:rsidRPr="006D3B44">
              <w:rPr>
                <w:rStyle w:val="-"/>
                <w:noProof/>
              </w:rPr>
              <w:t>Στρατηγικές εκπαίδευσης</w:t>
            </w:r>
            <w:r>
              <w:rPr>
                <w:noProof/>
                <w:webHidden/>
              </w:rPr>
              <w:tab/>
            </w:r>
            <w:r>
              <w:rPr>
                <w:noProof/>
                <w:webHidden/>
              </w:rPr>
              <w:fldChar w:fldCharType="begin"/>
            </w:r>
            <w:r>
              <w:rPr>
                <w:noProof/>
                <w:webHidden/>
              </w:rPr>
              <w:instrText xml:space="preserve"> PAGEREF _Toc240123232 \h </w:instrText>
            </w:r>
            <w:r>
              <w:rPr>
                <w:noProof/>
                <w:webHidden/>
              </w:rPr>
            </w:r>
            <w:r>
              <w:rPr>
                <w:noProof/>
                <w:webHidden/>
              </w:rPr>
              <w:fldChar w:fldCharType="separate"/>
            </w:r>
            <w:r>
              <w:rPr>
                <w:noProof/>
                <w:webHidden/>
              </w:rPr>
              <w:t>28</w:t>
            </w:r>
            <w:r>
              <w:rPr>
                <w:noProof/>
                <w:webHidden/>
              </w:rPr>
              <w:fldChar w:fldCharType="end"/>
            </w:r>
          </w:hyperlink>
        </w:p>
        <w:p w14:paraId="2425CB0A" w14:textId="5E32569B"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33" w:history="1">
            <w:r w:rsidRPr="006D3B44">
              <w:rPr>
                <w:rStyle w:val="-"/>
                <w:noProof/>
              </w:rPr>
              <w:t>3.6.1</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Παγωμένος κορμός (</w:t>
            </w:r>
            <w:r w:rsidRPr="006D3B44">
              <w:rPr>
                <w:rStyle w:val="-"/>
                <w:noProof/>
                <w:lang w:val="en-US"/>
              </w:rPr>
              <w:t>Frozen Backbone)</w:t>
            </w:r>
            <w:r>
              <w:rPr>
                <w:noProof/>
                <w:webHidden/>
              </w:rPr>
              <w:tab/>
            </w:r>
            <w:r>
              <w:rPr>
                <w:noProof/>
                <w:webHidden/>
              </w:rPr>
              <w:fldChar w:fldCharType="begin"/>
            </w:r>
            <w:r>
              <w:rPr>
                <w:noProof/>
                <w:webHidden/>
              </w:rPr>
              <w:instrText xml:space="preserve"> PAGEREF _Toc240123233 \h </w:instrText>
            </w:r>
            <w:r>
              <w:rPr>
                <w:noProof/>
                <w:webHidden/>
              </w:rPr>
            </w:r>
            <w:r>
              <w:rPr>
                <w:noProof/>
                <w:webHidden/>
              </w:rPr>
              <w:fldChar w:fldCharType="separate"/>
            </w:r>
            <w:r>
              <w:rPr>
                <w:noProof/>
                <w:webHidden/>
              </w:rPr>
              <w:t>28</w:t>
            </w:r>
            <w:r>
              <w:rPr>
                <w:noProof/>
                <w:webHidden/>
              </w:rPr>
              <w:fldChar w:fldCharType="end"/>
            </w:r>
          </w:hyperlink>
        </w:p>
        <w:p w14:paraId="58EAF315" w14:textId="1C1AC29E"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34" w:history="1">
            <w:r w:rsidRPr="006D3B44">
              <w:rPr>
                <w:rStyle w:val="-"/>
                <w:noProof/>
              </w:rPr>
              <w:t>3.6.2</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Πλήρης Αποδέσμευση (Full unfreeze)</w:t>
            </w:r>
            <w:r>
              <w:rPr>
                <w:noProof/>
                <w:webHidden/>
              </w:rPr>
              <w:tab/>
            </w:r>
            <w:r>
              <w:rPr>
                <w:noProof/>
                <w:webHidden/>
              </w:rPr>
              <w:fldChar w:fldCharType="begin"/>
            </w:r>
            <w:r>
              <w:rPr>
                <w:noProof/>
                <w:webHidden/>
              </w:rPr>
              <w:instrText xml:space="preserve"> PAGEREF _Toc240123234 \h </w:instrText>
            </w:r>
            <w:r>
              <w:rPr>
                <w:noProof/>
                <w:webHidden/>
              </w:rPr>
            </w:r>
            <w:r>
              <w:rPr>
                <w:noProof/>
                <w:webHidden/>
              </w:rPr>
              <w:fldChar w:fldCharType="separate"/>
            </w:r>
            <w:r>
              <w:rPr>
                <w:noProof/>
                <w:webHidden/>
              </w:rPr>
              <w:t>28</w:t>
            </w:r>
            <w:r>
              <w:rPr>
                <w:noProof/>
                <w:webHidden/>
              </w:rPr>
              <w:fldChar w:fldCharType="end"/>
            </w:r>
          </w:hyperlink>
        </w:p>
        <w:p w14:paraId="487C4C2A" w14:textId="6DADD75F" w:rsidR="000E5B75" w:rsidRDefault="000E5B75">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40123235" w:history="1">
            <w:r w:rsidRPr="006D3B44">
              <w:rPr>
                <w:rStyle w:val="-"/>
                <w:noProof/>
              </w:rPr>
              <w:t>3.6.3</w:t>
            </w:r>
            <w:r>
              <w:rPr>
                <w:rFonts w:asciiTheme="minorHAnsi" w:eastAsiaTheme="minorEastAsia" w:hAnsiTheme="minorHAnsi" w:cstheme="minorBidi"/>
                <w:i w:val="0"/>
                <w:noProof/>
                <w:kern w:val="2"/>
                <w:sz w:val="24"/>
                <w:szCs w:val="24"/>
                <w:lang w:val="en-US"/>
                <w14:ligatures w14:val="standardContextual"/>
              </w:rPr>
              <w:tab/>
            </w:r>
            <w:r w:rsidRPr="006D3B44">
              <w:rPr>
                <w:rStyle w:val="-"/>
                <w:noProof/>
              </w:rPr>
              <w:t>BatchNormalization-locked fine-tuning</w:t>
            </w:r>
            <w:r>
              <w:rPr>
                <w:noProof/>
                <w:webHidden/>
              </w:rPr>
              <w:tab/>
            </w:r>
            <w:r>
              <w:rPr>
                <w:noProof/>
                <w:webHidden/>
              </w:rPr>
              <w:fldChar w:fldCharType="begin"/>
            </w:r>
            <w:r>
              <w:rPr>
                <w:noProof/>
                <w:webHidden/>
              </w:rPr>
              <w:instrText xml:space="preserve"> PAGEREF _Toc240123235 \h </w:instrText>
            </w:r>
            <w:r>
              <w:rPr>
                <w:noProof/>
                <w:webHidden/>
              </w:rPr>
            </w:r>
            <w:r>
              <w:rPr>
                <w:noProof/>
                <w:webHidden/>
              </w:rPr>
              <w:fldChar w:fldCharType="separate"/>
            </w:r>
            <w:r>
              <w:rPr>
                <w:noProof/>
                <w:webHidden/>
              </w:rPr>
              <w:t>28</w:t>
            </w:r>
            <w:r>
              <w:rPr>
                <w:noProof/>
                <w:webHidden/>
              </w:rPr>
              <w:fldChar w:fldCharType="end"/>
            </w:r>
          </w:hyperlink>
        </w:p>
        <w:p w14:paraId="6382B16F" w14:textId="5CBADE66"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36" w:history="1">
            <w:r w:rsidRPr="006D3B44">
              <w:rPr>
                <w:rStyle w:val="-"/>
                <w:noProof/>
              </w:rPr>
              <w:t>3.7</w:t>
            </w:r>
            <w:r>
              <w:rPr>
                <w:rFonts w:asciiTheme="minorHAnsi" w:eastAsiaTheme="minorEastAsia" w:hAnsiTheme="minorHAnsi" w:cstheme="minorBidi"/>
                <w:noProof/>
                <w:kern w:val="2"/>
                <w:sz w:val="24"/>
                <w:szCs w:val="24"/>
                <w:lang w:val="en-US"/>
                <w14:ligatures w14:val="standardContextual"/>
              </w:rPr>
              <w:tab/>
            </w:r>
            <w:r w:rsidRPr="006D3B44">
              <w:rPr>
                <w:rStyle w:val="-"/>
                <w:noProof/>
              </w:rPr>
              <w:t>Κοινό πειραματικό πρωτόκολλο</w:t>
            </w:r>
            <w:r>
              <w:rPr>
                <w:noProof/>
                <w:webHidden/>
              </w:rPr>
              <w:tab/>
            </w:r>
            <w:r>
              <w:rPr>
                <w:noProof/>
                <w:webHidden/>
              </w:rPr>
              <w:fldChar w:fldCharType="begin"/>
            </w:r>
            <w:r>
              <w:rPr>
                <w:noProof/>
                <w:webHidden/>
              </w:rPr>
              <w:instrText xml:space="preserve"> PAGEREF _Toc240123236 \h </w:instrText>
            </w:r>
            <w:r>
              <w:rPr>
                <w:noProof/>
                <w:webHidden/>
              </w:rPr>
            </w:r>
            <w:r>
              <w:rPr>
                <w:noProof/>
                <w:webHidden/>
              </w:rPr>
              <w:fldChar w:fldCharType="separate"/>
            </w:r>
            <w:r>
              <w:rPr>
                <w:noProof/>
                <w:webHidden/>
              </w:rPr>
              <w:t>30</w:t>
            </w:r>
            <w:r>
              <w:rPr>
                <w:noProof/>
                <w:webHidden/>
              </w:rPr>
              <w:fldChar w:fldCharType="end"/>
            </w:r>
          </w:hyperlink>
        </w:p>
        <w:p w14:paraId="27DDE8C9" w14:textId="0AC0CBF5" w:rsidR="000E5B75" w:rsidRDefault="000E5B75">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40123237" w:history="1">
            <w:r w:rsidRPr="006D3B44">
              <w:rPr>
                <w:rStyle w:val="-"/>
              </w:rPr>
              <w:t>Κεφάλαιο 4.</w:t>
            </w:r>
            <w:r>
              <w:rPr>
                <w:rFonts w:asciiTheme="minorHAnsi" w:eastAsiaTheme="minorEastAsia" w:hAnsiTheme="minorHAnsi" w:cstheme="minorBidi"/>
                <w:b w:val="0"/>
                <w:kern w:val="2"/>
                <w:sz w:val="24"/>
                <w:szCs w:val="24"/>
                <w:lang w:val="en-US"/>
                <w14:ligatures w14:val="standardContextual"/>
              </w:rPr>
              <w:tab/>
            </w:r>
            <w:r w:rsidRPr="006D3B44">
              <w:rPr>
                <w:rStyle w:val="-"/>
              </w:rPr>
              <w:t>Πειράματα - Αποτελέσματα</w:t>
            </w:r>
            <w:r>
              <w:rPr>
                <w:webHidden/>
              </w:rPr>
              <w:tab/>
            </w:r>
            <w:r>
              <w:rPr>
                <w:webHidden/>
              </w:rPr>
              <w:fldChar w:fldCharType="begin"/>
            </w:r>
            <w:r>
              <w:rPr>
                <w:webHidden/>
              </w:rPr>
              <w:instrText xml:space="preserve"> PAGEREF _Toc240123237 \h </w:instrText>
            </w:r>
            <w:r>
              <w:rPr>
                <w:webHidden/>
              </w:rPr>
            </w:r>
            <w:r>
              <w:rPr>
                <w:webHidden/>
              </w:rPr>
              <w:fldChar w:fldCharType="separate"/>
            </w:r>
            <w:r>
              <w:rPr>
                <w:webHidden/>
              </w:rPr>
              <w:t>32</w:t>
            </w:r>
            <w:r>
              <w:rPr>
                <w:webHidden/>
              </w:rPr>
              <w:fldChar w:fldCharType="end"/>
            </w:r>
          </w:hyperlink>
        </w:p>
        <w:p w14:paraId="07382B5C" w14:textId="0FDBF08A"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38" w:history="1">
            <w:r w:rsidRPr="006D3B44">
              <w:rPr>
                <w:rStyle w:val="-"/>
                <w:noProof/>
              </w:rPr>
              <w:t>4.1</w:t>
            </w:r>
            <w:r>
              <w:rPr>
                <w:rFonts w:asciiTheme="minorHAnsi" w:eastAsiaTheme="minorEastAsia" w:hAnsiTheme="minorHAnsi" w:cstheme="minorBidi"/>
                <w:noProof/>
                <w:kern w:val="2"/>
                <w:sz w:val="24"/>
                <w:szCs w:val="24"/>
                <w:lang w:val="en-US"/>
                <w14:ligatures w14:val="standardContextual"/>
              </w:rPr>
              <w:tab/>
            </w:r>
            <w:r w:rsidRPr="006D3B44">
              <w:rPr>
                <w:rStyle w:val="-"/>
                <w:noProof/>
              </w:rPr>
              <w:t>Αποτελέσματα εκπαίδευσης από τυχαία αρχικοποίηση  (from scratch)</w:t>
            </w:r>
            <w:r>
              <w:rPr>
                <w:noProof/>
                <w:webHidden/>
              </w:rPr>
              <w:tab/>
            </w:r>
            <w:r>
              <w:rPr>
                <w:noProof/>
                <w:webHidden/>
              </w:rPr>
              <w:fldChar w:fldCharType="begin"/>
            </w:r>
            <w:r>
              <w:rPr>
                <w:noProof/>
                <w:webHidden/>
              </w:rPr>
              <w:instrText xml:space="preserve"> PAGEREF _Toc240123238 \h </w:instrText>
            </w:r>
            <w:r>
              <w:rPr>
                <w:noProof/>
                <w:webHidden/>
              </w:rPr>
            </w:r>
            <w:r>
              <w:rPr>
                <w:noProof/>
                <w:webHidden/>
              </w:rPr>
              <w:fldChar w:fldCharType="separate"/>
            </w:r>
            <w:r>
              <w:rPr>
                <w:noProof/>
                <w:webHidden/>
              </w:rPr>
              <w:t>32</w:t>
            </w:r>
            <w:r>
              <w:rPr>
                <w:noProof/>
                <w:webHidden/>
              </w:rPr>
              <w:fldChar w:fldCharType="end"/>
            </w:r>
          </w:hyperlink>
        </w:p>
        <w:p w14:paraId="10E40EB7" w14:textId="4CC693A6"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39" w:history="1">
            <w:r w:rsidRPr="006D3B44">
              <w:rPr>
                <w:rStyle w:val="-"/>
                <w:noProof/>
              </w:rPr>
              <w:t>4.2</w:t>
            </w:r>
            <w:r>
              <w:rPr>
                <w:rFonts w:asciiTheme="minorHAnsi" w:eastAsiaTheme="minorEastAsia" w:hAnsiTheme="minorHAnsi" w:cstheme="minorBidi"/>
                <w:noProof/>
                <w:kern w:val="2"/>
                <w:sz w:val="24"/>
                <w:szCs w:val="24"/>
                <w:lang w:val="en-US"/>
                <w14:ligatures w14:val="standardContextual"/>
              </w:rPr>
              <w:tab/>
            </w:r>
            <w:r w:rsidRPr="006D3B44">
              <w:rPr>
                <w:rStyle w:val="-"/>
                <w:noProof/>
              </w:rPr>
              <w:t>Αποτελέσματα μεταφοράς μάθησης</w:t>
            </w:r>
            <w:r>
              <w:rPr>
                <w:noProof/>
                <w:webHidden/>
              </w:rPr>
              <w:tab/>
            </w:r>
            <w:r>
              <w:rPr>
                <w:noProof/>
                <w:webHidden/>
              </w:rPr>
              <w:fldChar w:fldCharType="begin"/>
            </w:r>
            <w:r>
              <w:rPr>
                <w:noProof/>
                <w:webHidden/>
              </w:rPr>
              <w:instrText xml:space="preserve"> PAGEREF _Toc240123239 \h </w:instrText>
            </w:r>
            <w:r>
              <w:rPr>
                <w:noProof/>
                <w:webHidden/>
              </w:rPr>
            </w:r>
            <w:r>
              <w:rPr>
                <w:noProof/>
                <w:webHidden/>
              </w:rPr>
              <w:fldChar w:fldCharType="separate"/>
            </w:r>
            <w:r>
              <w:rPr>
                <w:noProof/>
                <w:webHidden/>
              </w:rPr>
              <w:t>33</w:t>
            </w:r>
            <w:r>
              <w:rPr>
                <w:noProof/>
                <w:webHidden/>
              </w:rPr>
              <w:fldChar w:fldCharType="end"/>
            </w:r>
          </w:hyperlink>
        </w:p>
        <w:p w14:paraId="18152EFE" w14:textId="1FFBC3D1"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40" w:history="1">
            <w:r w:rsidRPr="006D3B44">
              <w:rPr>
                <w:rStyle w:val="-"/>
                <w:noProof/>
                <w:lang w:val="en-US"/>
              </w:rPr>
              <w:t>4.3</w:t>
            </w:r>
            <w:r>
              <w:rPr>
                <w:rFonts w:asciiTheme="minorHAnsi" w:eastAsiaTheme="minorEastAsia" w:hAnsiTheme="minorHAnsi" w:cstheme="minorBidi"/>
                <w:noProof/>
                <w:kern w:val="2"/>
                <w:sz w:val="24"/>
                <w:szCs w:val="24"/>
                <w:lang w:val="en-US"/>
                <w14:ligatures w14:val="standardContextual"/>
              </w:rPr>
              <w:tab/>
            </w:r>
            <w:r w:rsidRPr="006D3B44">
              <w:rPr>
                <w:rStyle w:val="-"/>
                <w:noProof/>
              </w:rPr>
              <w:t>Αποτελέσματα fine-tuning στρατηγικών</w:t>
            </w:r>
            <w:r>
              <w:rPr>
                <w:noProof/>
                <w:webHidden/>
              </w:rPr>
              <w:tab/>
            </w:r>
            <w:r>
              <w:rPr>
                <w:noProof/>
                <w:webHidden/>
              </w:rPr>
              <w:fldChar w:fldCharType="begin"/>
            </w:r>
            <w:r>
              <w:rPr>
                <w:noProof/>
                <w:webHidden/>
              </w:rPr>
              <w:instrText xml:space="preserve"> PAGEREF _Toc240123240 \h </w:instrText>
            </w:r>
            <w:r>
              <w:rPr>
                <w:noProof/>
                <w:webHidden/>
              </w:rPr>
            </w:r>
            <w:r>
              <w:rPr>
                <w:noProof/>
                <w:webHidden/>
              </w:rPr>
              <w:fldChar w:fldCharType="separate"/>
            </w:r>
            <w:r>
              <w:rPr>
                <w:noProof/>
                <w:webHidden/>
              </w:rPr>
              <w:t>33</w:t>
            </w:r>
            <w:r>
              <w:rPr>
                <w:noProof/>
                <w:webHidden/>
              </w:rPr>
              <w:fldChar w:fldCharType="end"/>
            </w:r>
          </w:hyperlink>
        </w:p>
        <w:p w14:paraId="7FB875B3" w14:textId="7BC029FC"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41" w:history="1">
            <w:r w:rsidRPr="006D3B44">
              <w:rPr>
                <w:rStyle w:val="-"/>
                <w:noProof/>
              </w:rPr>
              <w:t>4.4</w:t>
            </w:r>
            <w:r>
              <w:rPr>
                <w:rFonts w:asciiTheme="minorHAnsi" w:eastAsiaTheme="minorEastAsia" w:hAnsiTheme="minorHAnsi" w:cstheme="minorBidi"/>
                <w:noProof/>
                <w:kern w:val="2"/>
                <w:sz w:val="24"/>
                <w:szCs w:val="24"/>
                <w:lang w:val="en-US"/>
                <w14:ligatures w14:val="standardContextual"/>
              </w:rPr>
              <w:tab/>
            </w:r>
            <w:r w:rsidRPr="006D3B44">
              <w:rPr>
                <w:rStyle w:val="-"/>
                <w:noProof/>
              </w:rPr>
              <w:t>Υπερδειγματοληψία (Oversampling)</w:t>
            </w:r>
            <w:r>
              <w:rPr>
                <w:noProof/>
                <w:webHidden/>
              </w:rPr>
              <w:tab/>
            </w:r>
            <w:r>
              <w:rPr>
                <w:noProof/>
                <w:webHidden/>
              </w:rPr>
              <w:fldChar w:fldCharType="begin"/>
            </w:r>
            <w:r>
              <w:rPr>
                <w:noProof/>
                <w:webHidden/>
              </w:rPr>
              <w:instrText xml:space="preserve"> PAGEREF _Toc240123241 \h </w:instrText>
            </w:r>
            <w:r>
              <w:rPr>
                <w:noProof/>
                <w:webHidden/>
              </w:rPr>
            </w:r>
            <w:r>
              <w:rPr>
                <w:noProof/>
                <w:webHidden/>
              </w:rPr>
              <w:fldChar w:fldCharType="separate"/>
            </w:r>
            <w:r>
              <w:rPr>
                <w:noProof/>
                <w:webHidden/>
              </w:rPr>
              <w:t>36</w:t>
            </w:r>
            <w:r>
              <w:rPr>
                <w:noProof/>
                <w:webHidden/>
              </w:rPr>
              <w:fldChar w:fldCharType="end"/>
            </w:r>
          </w:hyperlink>
        </w:p>
        <w:p w14:paraId="62885367" w14:textId="214D868E"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42" w:history="1">
            <w:r w:rsidRPr="006D3B44">
              <w:rPr>
                <w:rStyle w:val="-"/>
                <w:noProof/>
              </w:rPr>
              <w:t>4.5</w:t>
            </w:r>
            <w:r>
              <w:rPr>
                <w:rFonts w:asciiTheme="minorHAnsi" w:eastAsiaTheme="minorEastAsia" w:hAnsiTheme="minorHAnsi" w:cstheme="minorBidi"/>
                <w:noProof/>
                <w:kern w:val="2"/>
                <w:sz w:val="24"/>
                <w:szCs w:val="24"/>
                <w:lang w:val="en-US"/>
                <w14:ligatures w14:val="standardContextual"/>
              </w:rPr>
              <w:tab/>
            </w:r>
            <w:r w:rsidRPr="006D3B44">
              <w:rPr>
                <w:rStyle w:val="-"/>
                <w:noProof/>
              </w:rPr>
              <w:t>Αποτελέσματα του ConvNeXtBase</w:t>
            </w:r>
            <w:r>
              <w:rPr>
                <w:noProof/>
                <w:webHidden/>
              </w:rPr>
              <w:tab/>
            </w:r>
            <w:r>
              <w:rPr>
                <w:noProof/>
                <w:webHidden/>
              </w:rPr>
              <w:fldChar w:fldCharType="begin"/>
            </w:r>
            <w:r>
              <w:rPr>
                <w:noProof/>
                <w:webHidden/>
              </w:rPr>
              <w:instrText xml:space="preserve"> PAGEREF _Toc240123242 \h </w:instrText>
            </w:r>
            <w:r>
              <w:rPr>
                <w:noProof/>
                <w:webHidden/>
              </w:rPr>
            </w:r>
            <w:r>
              <w:rPr>
                <w:noProof/>
                <w:webHidden/>
              </w:rPr>
              <w:fldChar w:fldCharType="separate"/>
            </w:r>
            <w:r>
              <w:rPr>
                <w:noProof/>
                <w:webHidden/>
              </w:rPr>
              <w:t>38</w:t>
            </w:r>
            <w:r>
              <w:rPr>
                <w:noProof/>
                <w:webHidden/>
              </w:rPr>
              <w:fldChar w:fldCharType="end"/>
            </w:r>
          </w:hyperlink>
        </w:p>
        <w:p w14:paraId="22F48E88" w14:textId="60F95401"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43" w:history="1">
            <w:r w:rsidRPr="006D3B44">
              <w:rPr>
                <w:rStyle w:val="-"/>
                <w:noProof/>
              </w:rPr>
              <w:t>4.6</w:t>
            </w:r>
            <w:r>
              <w:rPr>
                <w:rFonts w:asciiTheme="minorHAnsi" w:eastAsiaTheme="minorEastAsia" w:hAnsiTheme="minorHAnsi" w:cstheme="minorBidi"/>
                <w:noProof/>
                <w:kern w:val="2"/>
                <w:sz w:val="24"/>
                <w:szCs w:val="24"/>
                <w:lang w:val="en-US"/>
                <w14:ligatures w14:val="standardContextual"/>
              </w:rPr>
              <w:tab/>
            </w:r>
            <w:r w:rsidRPr="006D3B44">
              <w:rPr>
                <w:rStyle w:val="-"/>
                <w:noProof/>
              </w:rPr>
              <w:t>Ανάλυση ανά κλάσ</w:t>
            </w:r>
            <w:r w:rsidRPr="006D3B44">
              <w:rPr>
                <w:rStyle w:val="-"/>
                <w:noProof/>
              </w:rPr>
              <w:t>η</w:t>
            </w:r>
            <w:r w:rsidRPr="006D3B44">
              <w:rPr>
                <w:rStyle w:val="-"/>
                <w:noProof/>
              </w:rPr>
              <w:t xml:space="preserve"> κα</w:t>
            </w:r>
            <w:r w:rsidRPr="006D3B44">
              <w:rPr>
                <w:rStyle w:val="-"/>
                <w:noProof/>
              </w:rPr>
              <w:t>ι</w:t>
            </w:r>
            <w:r w:rsidRPr="006D3B44">
              <w:rPr>
                <w:rStyle w:val="-"/>
                <w:noProof/>
              </w:rPr>
              <w:t xml:space="preserve"> συμπληρωματικές εκδοχές του Macro-F1</w:t>
            </w:r>
            <w:r>
              <w:rPr>
                <w:noProof/>
                <w:webHidden/>
              </w:rPr>
              <w:tab/>
            </w:r>
            <w:r>
              <w:rPr>
                <w:noProof/>
                <w:webHidden/>
              </w:rPr>
              <w:fldChar w:fldCharType="begin"/>
            </w:r>
            <w:r>
              <w:rPr>
                <w:noProof/>
                <w:webHidden/>
              </w:rPr>
              <w:instrText xml:space="preserve"> PAGEREF _Toc240123243 \h </w:instrText>
            </w:r>
            <w:r>
              <w:rPr>
                <w:noProof/>
                <w:webHidden/>
              </w:rPr>
            </w:r>
            <w:r>
              <w:rPr>
                <w:noProof/>
                <w:webHidden/>
              </w:rPr>
              <w:fldChar w:fldCharType="separate"/>
            </w:r>
            <w:r>
              <w:rPr>
                <w:noProof/>
                <w:webHidden/>
              </w:rPr>
              <w:t>39</w:t>
            </w:r>
            <w:r>
              <w:rPr>
                <w:noProof/>
                <w:webHidden/>
              </w:rPr>
              <w:fldChar w:fldCharType="end"/>
            </w:r>
          </w:hyperlink>
        </w:p>
        <w:p w14:paraId="1B0CB167" w14:textId="41AE1861"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44" w:history="1">
            <w:r w:rsidRPr="006D3B44">
              <w:rPr>
                <w:rStyle w:val="-"/>
                <w:noProof/>
                <w:lang w:val="en-US"/>
              </w:rPr>
              <w:t>4.7</w:t>
            </w:r>
            <w:r>
              <w:rPr>
                <w:rFonts w:asciiTheme="minorHAnsi" w:eastAsiaTheme="minorEastAsia" w:hAnsiTheme="minorHAnsi" w:cstheme="minorBidi"/>
                <w:noProof/>
                <w:kern w:val="2"/>
                <w:sz w:val="24"/>
                <w:szCs w:val="24"/>
                <w:lang w:val="en-US"/>
                <w14:ligatures w14:val="standardContextual"/>
              </w:rPr>
              <w:tab/>
            </w:r>
            <w:r w:rsidRPr="006D3B44">
              <w:rPr>
                <w:rStyle w:val="-"/>
                <w:noProof/>
              </w:rPr>
              <w:t>Συνολική σύγκριση των μοντέλων</w:t>
            </w:r>
            <w:r>
              <w:rPr>
                <w:noProof/>
                <w:webHidden/>
              </w:rPr>
              <w:tab/>
            </w:r>
            <w:r>
              <w:rPr>
                <w:noProof/>
                <w:webHidden/>
              </w:rPr>
              <w:fldChar w:fldCharType="begin"/>
            </w:r>
            <w:r>
              <w:rPr>
                <w:noProof/>
                <w:webHidden/>
              </w:rPr>
              <w:instrText xml:space="preserve"> PAGEREF _Toc240123244 \h </w:instrText>
            </w:r>
            <w:r>
              <w:rPr>
                <w:noProof/>
                <w:webHidden/>
              </w:rPr>
            </w:r>
            <w:r>
              <w:rPr>
                <w:noProof/>
                <w:webHidden/>
              </w:rPr>
              <w:fldChar w:fldCharType="separate"/>
            </w:r>
            <w:r>
              <w:rPr>
                <w:noProof/>
                <w:webHidden/>
              </w:rPr>
              <w:t>43</w:t>
            </w:r>
            <w:r>
              <w:rPr>
                <w:noProof/>
                <w:webHidden/>
              </w:rPr>
              <w:fldChar w:fldCharType="end"/>
            </w:r>
          </w:hyperlink>
        </w:p>
        <w:p w14:paraId="50FE8685" w14:textId="058B0689" w:rsidR="000E5B75" w:rsidRDefault="000E5B75">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40123245" w:history="1">
            <w:r w:rsidRPr="006D3B44">
              <w:rPr>
                <w:rStyle w:val="-"/>
              </w:rPr>
              <w:t>Κεφάλαιο 5.</w:t>
            </w:r>
            <w:r>
              <w:rPr>
                <w:rFonts w:asciiTheme="minorHAnsi" w:eastAsiaTheme="minorEastAsia" w:hAnsiTheme="minorHAnsi" w:cstheme="minorBidi"/>
                <w:b w:val="0"/>
                <w:kern w:val="2"/>
                <w:sz w:val="24"/>
                <w:szCs w:val="24"/>
                <w:lang w:val="en-US"/>
                <w14:ligatures w14:val="standardContextual"/>
              </w:rPr>
              <w:tab/>
            </w:r>
            <w:r w:rsidRPr="006D3B44">
              <w:rPr>
                <w:rStyle w:val="-"/>
              </w:rPr>
              <w:t>Συμπεράσματα</w:t>
            </w:r>
            <w:r>
              <w:rPr>
                <w:webHidden/>
              </w:rPr>
              <w:tab/>
            </w:r>
            <w:r>
              <w:rPr>
                <w:webHidden/>
              </w:rPr>
              <w:fldChar w:fldCharType="begin"/>
            </w:r>
            <w:r>
              <w:rPr>
                <w:webHidden/>
              </w:rPr>
              <w:instrText xml:space="preserve"> PAGEREF _Toc240123245 \h </w:instrText>
            </w:r>
            <w:r>
              <w:rPr>
                <w:webHidden/>
              </w:rPr>
            </w:r>
            <w:r>
              <w:rPr>
                <w:webHidden/>
              </w:rPr>
              <w:fldChar w:fldCharType="separate"/>
            </w:r>
            <w:r>
              <w:rPr>
                <w:webHidden/>
              </w:rPr>
              <w:t>45</w:t>
            </w:r>
            <w:r>
              <w:rPr>
                <w:webHidden/>
              </w:rPr>
              <w:fldChar w:fldCharType="end"/>
            </w:r>
          </w:hyperlink>
        </w:p>
        <w:p w14:paraId="4F7B8ECE" w14:textId="5F2F68A6" w:rsidR="000E5B75" w:rsidRDefault="000E5B75">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40123246" w:history="1">
            <w:r w:rsidRPr="006D3B44">
              <w:rPr>
                <w:rStyle w:val="-"/>
                <w:lang w:val="en-US"/>
              </w:rPr>
              <w:t>Κεφάλαιο 6.</w:t>
            </w:r>
            <w:r>
              <w:rPr>
                <w:rFonts w:asciiTheme="minorHAnsi" w:eastAsiaTheme="minorEastAsia" w:hAnsiTheme="minorHAnsi" w:cstheme="minorBidi"/>
                <w:b w:val="0"/>
                <w:kern w:val="2"/>
                <w:sz w:val="24"/>
                <w:szCs w:val="24"/>
                <w:lang w:val="en-US"/>
                <w14:ligatures w14:val="standardContextual"/>
              </w:rPr>
              <w:tab/>
            </w:r>
            <w:r w:rsidRPr="006D3B44">
              <w:rPr>
                <w:rStyle w:val="-"/>
              </w:rPr>
              <w:t>Περιορισμοί και Μελλοντική εργασία</w:t>
            </w:r>
            <w:r>
              <w:rPr>
                <w:webHidden/>
              </w:rPr>
              <w:tab/>
            </w:r>
            <w:r>
              <w:rPr>
                <w:webHidden/>
              </w:rPr>
              <w:fldChar w:fldCharType="begin"/>
            </w:r>
            <w:r>
              <w:rPr>
                <w:webHidden/>
              </w:rPr>
              <w:instrText xml:space="preserve"> PAGEREF _Toc240123246 \h </w:instrText>
            </w:r>
            <w:r>
              <w:rPr>
                <w:webHidden/>
              </w:rPr>
            </w:r>
            <w:r>
              <w:rPr>
                <w:webHidden/>
              </w:rPr>
              <w:fldChar w:fldCharType="separate"/>
            </w:r>
            <w:r>
              <w:rPr>
                <w:webHidden/>
              </w:rPr>
              <w:t>47</w:t>
            </w:r>
            <w:r>
              <w:rPr>
                <w:webHidden/>
              </w:rPr>
              <w:fldChar w:fldCharType="end"/>
            </w:r>
          </w:hyperlink>
        </w:p>
        <w:p w14:paraId="522263A7" w14:textId="6732624A"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47" w:history="1">
            <w:r w:rsidRPr="006D3B44">
              <w:rPr>
                <w:rStyle w:val="-"/>
                <w:noProof/>
                <w:lang w:val="en-US"/>
              </w:rPr>
              <w:t>6.1</w:t>
            </w:r>
            <w:r>
              <w:rPr>
                <w:rFonts w:asciiTheme="minorHAnsi" w:eastAsiaTheme="minorEastAsia" w:hAnsiTheme="minorHAnsi" w:cstheme="minorBidi"/>
                <w:noProof/>
                <w:kern w:val="2"/>
                <w:sz w:val="24"/>
                <w:szCs w:val="24"/>
                <w:lang w:val="en-US"/>
                <w14:ligatures w14:val="standardContextual"/>
              </w:rPr>
              <w:tab/>
            </w:r>
            <w:r w:rsidRPr="006D3B44">
              <w:rPr>
                <w:rStyle w:val="-"/>
                <w:noProof/>
              </w:rPr>
              <w:t>Περιορισμοί</w:t>
            </w:r>
            <w:r w:rsidRPr="006D3B44">
              <w:rPr>
                <w:rStyle w:val="-"/>
                <w:noProof/>
                <w:lang w:val="en-US"/>
              </w:rPr>
              <w:t xml:space="preserve"> της εργασίας</w:t>
            </w:r>
            <w:r>
              <w:rPr>
                <w:noProof/>
                <w:webHidden/>
              </w:rPr>
              <w:tab/>
            </w:r>
            <w:r>
              <w:rPr>
                <w:noProof/>
                <w:webHidden/>
              </w:rPr>
              <w:fldChar w:fldCharType="begin"/>
            </w:r>
            <w:r>
              <w:rPr>
                <w:noProof/>
                <w:webHidden/>
              </w:rPr>
              <w:instrText xml:space="preserve"> PAGEREF _Toc240123247 \h </w:instrText>
            </w:r>
            <w:r>
              <w:rPr>
                <w:noProof/>
                <w:webHidden/>
              </w:rPr>
            </w:r>
            <w:r>
              <w:rPr>
                <w:noProof/>
                <w:webHidden/>
              </w:rPr>
              <w:fldChar w:fldCharType="separate"/>
            </w:r>
            <w:r>
              <w:rPr>
                <w:noProof/>
                <w:webHidden/>
              </w:rPr>
              <w:t>47</w:t>
            </w:r>
            <w:r>
              <w:rPr>
                <w:noProof/>
                <w:webHidden/>
              </w:rPr>
              <w:fldChar w:fldCharType="end"/>
            </w:r>
          </w:hyperlink>
        </w:p>
        <w:p w14:paraId="0C55F050" w14:textId="5B601EF8" w:rsidR="000E5B75" w:rsidRDefault="000E5B75">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40123248" w:history="1">
            <w:r w:rsidRPr="006D3B44">
              <w:rPr>
                <w:rStyle w:val="-"/>
                <w:noProof/>
              </w:rPr>
              <w:t>6.2</w:t>
            </w:r>
            <w:r>
              <w:rPr>
                <w:rFonts w:asciiTheme="minorHAnsi" w:eastAsiaTheme="minorEastAsia" w:hAnsiTheme="minorHAnsi" w:cstheme="minorBidi"/>
                <w:noProof/>
                <w:kern w:val="2"/>
                <w:sz w:val="24"/>
                <w:szCs w:val="24"/>
                <w:lang w:val="en-US"/>
                <w14:ligatures w14:val="standardContextual"/>
              </w:rPr>
              <w:tab/>
            </w:r>
            <w:r w:rsidRPr="006D3B44">
              <w:rPr>
                <w:rStyle w:val="-"/>
                <w:noProof/>
              </w:rPr>
              <w:t>Μελλοντική εργασία</w:t>
            </w:r>
            <w:r>
              <w:rPr>
                <w:noProof/>
                <w:webHidden/>
              </w:rPr>
              <w:tab/>
            </w:r>
            <w:r>
              <w:rPr>
                <w:noProof/>
                <w:webHidden/>
              </w:rPr>
              <w:fldChar w:fldCharType="begin"/>
            </w:r>
            <w:r>
              <w:rPr>
                <w:noProof/>
                <w:webHidden/>
              </w:rPr>
              <w:instrText xml:space="preserve"> PAGEREF _Toc240123248 \h </w:instrText>
            </w:r>
            <w:r>
              <w:rPr>
                <w:noProof/>
                <w:webHidden/>
              </w:rPr>
            </w:r>
            <w:r>
              <w:rPr>
                <w:noProof/>
                <w:webHidden/>
              </w:rPr>
              <w:fldChar w:fldCharType="separate"/>
            </w:r>
            <w:r>
              <w:rPr>
                <w:noProof/>
                <w:webHidden/>
              </w:rPr>
              <w:t>47</w:t>
            </w:r>
            <w:r>
              <w:rPr>
                <w:noProof/>
                <w:webHidden/>
              </w:rPr>
              <w:fldChar w:fldCharType="end"/>
            </w:r>
          </w:hyperlink>
        </w:p>
        <w:p w14:paraId="39BF0708" w14:textId="57F0DD17" w:rsidR="007E67EA" w:rsidRDefault="007E67EA">
          <w:r>
            <w:rPr>
              <w:b/>
              <w:bCs/>
              <w:noProof/>
            </w:rPr>
            <w:fldChar w:fldCharType="end"/>
          </w:r>
        </w:p>
      </w:sdtContent>
    </w:sdt>
    <w:p w14:paraId="70C09790" w14:textId="31199BF2" w:rsidR="000C52B5" w:rsidRPr="007E67EA" w:rsidRDefault="000C52B5" w:rsidP="007E67EA">
      <w:pPr>
        <w:pStyle w:val="a6"/>
        <w:spacing w:after="600"/>
        <w:rPr>
          <w:lang w:val="en-US"/>
        </w:rPr>
      </w:pPr>
    </w:p>
    <w:p w14:paraId="742065E5" w14:textId="77777777" w:rsidR="00F67253" w:rsidRPr="00334AF9" w:rsidRDefault="00F67253">
      <w:pPr>
        <w:rPr>
          <w:b/>
          <w:caps/>
          <w:sz w:val="24"/>
        </w:rPr>
      </w:pPr>
    </w:p>
    <w:p w14:paraId="16CDC46C" w14:textId="608F4A40" w:rsidR="00F67253" w:rsidRPr="00334AF9" w:rsidRDefault="00F67253">
      <w:pPr>
        <w:sectPr w:rsidR="00F67253" w:rsidRPr="00334AF9">
          <w:headerReference w:type="default" r:id="rId16"/>
          <w:footerReference w:type="default" r:id="rId17"/>
          <w:footerReference w:type="first" r:id="rId18"/>
          <w:pgSz w:w="11907" w:h="16840" w:code="9"/>
          <w:pgMar w:top="1440" w:right="1797" w:bottom="1440" w:left="1797" w:header="720" w:footer="720" w:gutter="0"/>
          <w:pgNumType w:fmt="lowerRoman" w:start="1"/>
          <w:cols w:space="720"/>
          <w:titlePg/>
        </w:sectPr>
      </w:pPr>
    </w:p>
    <w:p w14:paraId="6EF523D2" w14:textId="77777777" w:rsidR="000C52B5" w:rsidRPr="00334AF9" w:rsidRDefault="000C52B5" w:rsidP="00E9037E">
      <w:pPr>
        <w:pStyle w:val="1"/>
      </w:pPr>
      <w:bookmarkStart w:id="13" w:name="_Toc5107557"/>
      <w:bookmarkStart w:id="14" w:name="_Toc240123182"/>
      <w:bookmarkEnd w:id="11"/>
      <w:bookmarkEnd w:id="12"/>
      <w:r w:rsidRPr="00334AF9">
        <w:lastRenderedPageBreak/>
        <w:t>Εισαγωγή</w:t>
      </w:r>
      <w:bookmarkEnd w:id="13"/>
      <w:bookmarkEnd w:id="14"/>
    </w:p>
    <w:p w14:paraId="1DF29D7F" w14:textId="752C31EC" w:rsidR="008B3556" w:rsidRPr="00334AF9" w:rsidRDefault="008B3556" w:rsidP="008B3556">
      <w:pPr>
        <w:pStyle w:val="2"/>
      </w:pPr>
      <w:bookmarkStart w:id="15" w:name="_Toc240123183"/>
      <w:r w:rsidRPr="00334AF9">
        <w:t>Αυτοματοποιημένη παρακολούθηση πλαγκτού</w:t>
      </w:r>
      <w:bookmarkEnd w:id="15"/>
    </w:p>
    <w:p w14:paraId="042570FB" w14:textId="66272759" w:rsidR="008B3556" w:rsidRPr="00334AF9" w:rsidRDefault="008B3556" w:rsidP="008B3556">
      <w:pPr>
        <w:rPr>
          <w:rFonts w:asciiTheme="majorHAnsi" w:eastAsiaTheme="majorEastAsia" w:hAnsiTheme="majorHAnsi" w:cstheme="majorBidi"/>
          <w:color w:val="365F91" w:themeColor="accent1" w:themeShade="BF"/>
          <w:sz w:val="40"/>
          <w:szCs w:val="40"/>
        </w:rPr>
      </w:pPr>
      <w:bookmarkStart w:id="16" w:name="_Toc5107559"/>
      <w:r w:rsidRPr="00334AF9">
        <w:t xml:space="preserve">Το </w:t>
      </w:r>
      <w:commentRangeStart w:id="17"/>
      <w:r w:rsidRPr="00334AF9">
        <w:t xml:space="preserve">πλαγκτόν αποτελεί θεμελιώδες συστατικό της βιόσφαιρας της </w:t>
      </w:r>
      <w:r w:rsidR="003F19B3">
        <w:t>γ</w:t>
      </w:r>
      <w:r w:rsidRPr="00334AF9">
        <w:t>ης</w:t>
      </w:r>
      <w:commentRangeEnd w:id="17"/>
      <w:r w:rsidR="005F38EE" w:rsidRPr="00334AF9">
        <w:rPr>
          <w:rStyle w:val="af1"/>
          <w:sz w:val="22"/>
          <w:szCs w:val="20"/>
        </w:rPr>
        <w:commentReference w:id="17"/>
      </w:r>
      <w:r w:rsidRPr="00334AF9">
        <w:t>. Περιλαμβάνει υδρόβιους οργανισμούς, από μικροσκοπικά βακτήρια και μικροφύκη έως προνύμφες ασπόνδυλων και σπονδυλωτών οργανισμών. Συμβάλλει στην πρωτογενή παραγωγή, στη δέσμευση του ατμοσφαιρικού άνθρακα και στην παραγωγή οξυγόνου, ενώ παράλληλα αποτελεί σημαντική πηγή οργανικής ύλης και ενέργειας για τα ανώτερα τροφικά επίπεδα των υδάτινων οικοσυστημάτων. Οι πλαγκτονικοί οργανισμοί έχουν συνήθως μικρό μέγεθος και σύντομη διάρκεια ζωής. Παράλληλα, εμφανίζουν έντονη ευαισθησία στις περιβαλλοντικές συνθήκες, γεγονός που καθιστά την ποικιλομορφία και την αφθονία τους εξαιρετικά σημαντικούς δείκτες περιβαλλοντικής αλλαγής και υγείας του οικοσυστήματος. Κατά συνέπεια, οι μεταβολές στους πληθυσμούς τους επηρεάζουν άμεσα τη βιοποικιλότητα, και η συστηματική καταγραφή τους μπορεί να χρησιμοποιηθεί ως μέσο παρακολούθησης των περιβαλλοντικών μεταβολών [1].</w:t>
      </w:r>
    </w:p>
    <w:p w14:paraId="2B6C0934" w14:textId="77777777" w:rsidR="008B3556" w:rsidRPr="00334AF9" w:rsidRDefault="008B3556" w:rsidP="008B3556">
      <w:r w:rsidRPr="00334AF9">
        <w:t>Οι παραδοσιακές μέθοδοι καταγραφής του πλαγκτού βασίζονται κυρίως στη χειροκίνητη δειγματοληψία και στην εξέταση των δειγμάτων με μικροσκόπιο από ειδικούς. Η διαδικασία αυτή είναι αρκετά χρονοβόρα, απαιτεί εξειδικευμένο προσωπικό και έχει υψηλό οικονομικό κόστος. Επίσης, μπορούν να υπάρξουν ανθρώπινα σφάλματα που δεν είναι εύκολο να ανιχνευθούν. Οι περιορισμοί αυτοί καθιστούν αδύνατη τη συνεχή παρακολούθηση των υδάτινων οικοσυστημάτων σε πραγματικό χρόνο, με αποτέλεσμα να δημιουργείται η ανάγκη για σύγχρονες αυτοματοποιημένες μεθόδους ψηφιακής απεικόνισης και ταξινόμησης.</w:t>
      </w:r>
    </w:p>
    <w:p w14:paraId="6AA9D652" w14:textId="77777777" w:rsidR="008B3556" w:rsidRPr="00334AF9" w:rsidRDefault="008B3556" w:rsidP="008B3556">
      <w:r w:rsidRPr="00334AF9">
        <w:t xml:space="preserve">Για την αντιμετώπιση των παραπάνω περιορισμών έχουν αναπτυχθεί σύγχρονα συστήματα επιτόπιας (in-situ) ψηφιακής απεικόνισης, τα οποία καταγράφουν πλαγκτονικούς οργανισμούς απευθείας στο υδάτινο περιβάλλον τους. Η καταγραφή </w:t>
      </w:r>
      <w:r w:rsidRPr="00334AF9">
        <w:lastRenderedPageBreak/>
        <w:t>αυτή αρχικά περιλαμβάνει εικόνες σε πλήρη καρέ (full-frame), από τα οποία ανιχνεύονται και απομονώνονται αυτόματα οι περιοχές ενδιαφέροντος (Regions of Interest, ROIs). Κάθε τέτοια περιοχή περιέχει έναν μεμονωμένο οργανισμό. Στη συγκεκριμένη εργασία, οι εικόνες προέρχονται από την κάμερα πλαγκτού Scripps (Dual-magnification Scripps Plankton Camera, DSPC). Η αυτοματοποιημένη αυτή διαδικασία επιτρέπει την επεξεργασία πολύ μεγαλύτερου όγκου δεδομένων, με υψηλότερη συχνότητα και ακρίβεια[1].</w:t>
      </w:r>
    </w:p>
    <w:p w14:paraId="058960D6" w14:textId="671B58F9" w:rsidR="009B4FE4" w:rsidRPr="008F6840" w:rsidRDefault="008B3556" w:rsidP="008B3556">
      <w:r w:rsidRPr="00334AF9">
        <w:t xml:space="preserve">Παρά τα πλεονεκτήματα της αυτοματοποιημένης καταγραφής, η ταξινόμηση αποτελεί ένα σύνθετο υπολογιστικό πρόβλημα με αρκετές δυσκολίες. Ορισμένες κλάσεις έχουν παρόμοια μορφολογικά χαρακτηριστικά, ενώ η ίδια κλάση μπορεί να αποτελείται από εικόνες οργανισμών με διαφορετικό μέγεθος, διαφορετικό στάδιο ανάπτυξης ή διαφορετικό προσανατολισμό σε σχέση με τον φακό της κάμερας. Επιπλέον, ορισμένες εικόνες είναι κομμένες, θολές ή χαμηλής ποιότητας. Στο νερό υπάρχουν μη βιολογικά αντικείμενα (όπως υπολείμματα, θραύσματα ή άμμος), καθώς και μη αναγνωρίσιμα αντικείμενα, τα οποία η κάμερα καταγράφει κανονικά. Τέλος, υπάρχει έντονη ανισορροπία μεταξύ των κλάσεων. </w:t>
      </w:r>
      <w:r w:rsidR="0073499A" w:rsidRPr="00334AF9">
        <w:t>Ορισμένες</w:t>
      </w:r>
      <w:r w:rsidRPr="00334AF9">
        <w:t xml:space="preserve"> ταξινομικές ομάδες είναι πολύ κοινές και άλλες αρκετά σπάνιες, με ελάχιστα διαθέσιμα δείγματα</w:t>
      </w:r>
      <w:r w:rsidR="003F19B3">
        <w:t>, κάτι που είναι γνωστό ως</w:t>
      </w:r>
      <w:r w:rsidRPr="00334AF9">
        <w:t xml:space="preserve"> ανισορροπία κλάσεων  δεδομένων </w:t>
      </w:r>
      <w:r w:rsidR="003F19B3">
        <w:t>(</w:t>
      </w:r>
      <w:r w:rsidRPr="00334AF9">
        <w:t>class imbalance</w:t>
      </w:r>
      <w:r w:rsidR="003F19B3">
        <w:t>)</w:t>
      </w:r>
      <w:r w:rsidRPr="00334AF9">
        <w:t xml:space="preserve"> [</w:t>
      </w:r>
      <w:commentRangeStart w:id="18"/>
      <w:r w:rsidR="002E0131">
        <w:t>8</w:t>
      </w:r>
      <w:r w:rsidRPr="00334AF9">
        <w:t>]</w:t>
      </w:r>
      <w:commentRangeEnd w:id="18"/>
      <w:r w:rsidR="003F19B3" w:rsidRPr="00334AF9">
        <w:rPr>
          <w:rStyle w:val="af1"/>
          <w:sz w:val="22"/>
          <w:szCs w:val="20"/>
        </w:rPr>
        <w:commentReference w:id="18"/>
      </w:r>
      <w:r w:rsidRPr="00334AF9">
        <w:t xml:space="preserve">. </w:t>
      </w:r>
    </w:p>
    <w:p w14:paraId="7F13FE03" w14:textId="0D31B930" w:rsidR="008B3556" w:rsidRPr="00334AF9" w:rsidRDefault="008B3556" w:rsidP="008B3556">
      <w:r w:rsidRPr="00334AF9">
        <w:t xml:space="preserve">Κατά συνέπεια, η ταξινόμηση πλαγκτού μπορεί να διατυπωθεί ως ένα πρόβλημα επιβλεπόμενης πολυταξικής ταξινόμησης εικόνων (supervised multi-class image classification). Η τρέχουσα </w:t>
      </w:r>
      <w:r w:rsidR="002D6EA1">
        <w:t>τεχνολογική στάθμη</w:t>
      </w:r>
      <w:r w:rsidRPr="00334AF9">
        <w:t xml:space="preserve"> (state of the art) για την ταξινόμηση συνόλων δεδομένων πλαγκτού περιλαμβάνει συχνότερα βαθιά συνελικτικά νευρωνικά δίκτυα (deep convolutional neural networks), τα οποία μαθαίνουν αυτόματα μορφολογικά και οπτικά χαρακτηριστικά από τις εικόνες και αποδίδουν καλύτερα από τη χειροκίνητη εξαγωγή χαρακτηριστικών. Οι εφαρμογές αυτές αξιοποιούν συχνά τη μεταφορά μάθησης (transfer learning), δηλαδή τη χρήση μοντέλων </w:t>
      </w:r>
      <w:r w:rsidR="0073499A" w:rsidRPr="00334AF9">
        <w:t>προ εκπαιδευμένων</w:t>
      </w:r>
      <w:r w:rsidRPr="00334AF9">
        <w:t xml:space="preserve"> σε ένα μεγάλο σύνολο δεδομένων (συνήθως το ImageNet) που έπειτα προσαρμόζονται στο εκάστοτε πρόβλημα. Η προσέγγιση αυτή </w:t>
      </w:r>
      <w:r w:rsidR="0073499A" w:rsidRPr="00334AF9">
        <w:t>είναι</w:t>
      </w:r>
      <w:r w:rsidRPr="00334AF9">
        <w:t xml:space="preserve"> ιδιαίτερα χρήσιμη όταν τα επισημασμένα δεδομένα είναι περιορισμένα. </w:t>
      </w:r>
    </w:p>
    <w:p w14:paraId="3D04BFBD" w14:textId="11111107" w:rsidR="008B3556" w:rsidRPr="008F6840" w:rsidRDefault="008B3556" w:rsidP="008B3556">
      <w:r w:rsidRPr="00334AF9">
        <w:t xml:space="preserve">Σκοπός της παρούσας εργασίας είναι η μελέτη διαφορετικών μοντέλων και στρατηγικών εκπαίδευσης για την αυτόματη ταξινόμηση των εικόνων του ZooLake. Η εργασία βασίζεται στην έρευνα των Kyathanahally et al. [1] και εξετάζει μεμονωμένα μοντέλα και τεχνικές για την αντιμετώπιση της ανισορροπίας του συνόλου δεδομένων. Συγκρίνεται η απόδοση των μοντέλων όταν εκπαιδεύονται με τυχαία αρχικοποίηση βαρών και όταν χρησιμοποιείται μεταφορά μάθησης. Επιπλέον, εξετάζονται διαφορετικές στρατηγικές </w:t>
      </w:r>
      <w:r w:rsidRPr="00334AF9">
        <w:lastRenderedPageBreak/>
        <w:t>fine-tuning, οι οποίες διαφέρουν ως προς τα επίπεδα του δικτύου που παραμένουν παγωμένα κατά την εκπαίδευση. Τέλος, εφαρμόζεται υπερδειγματοληψία σε επιλεγμένα μοντέλα, ώστε να εξεταστεί κατά πόσο η συχνότερη παρουσία των σπάνιων κλάσεων κατά την εκπαίδευση μπορεί να βελτιώσει την αναγνώρισή τους.</w:t>
      </w:r>
      <w:r w:rsidR="008003CA">
        <w:t xml:space="preserve"> </w:t>
      </w:r>
    </w:p>
    <w:p w14:paraId="7A3C78DE" w14:textId="75541D27" w:rsidR="008B3556" w:rsidRPr="00334AF9" w:rsidRDefault="008B3556" w:rsidP="008B3556">
      <w:del w:id="19" w:author="Petros Kontos" w:date="2026-09-17T12:29:00Z" w16du:dateUtc="2026-09-17T09:29:00Z">
        <w:r w:rsidRPr="00334AF9" w:rsidDel="007B300F">
          <w:delText>.</w:delText>
        </w:r>
      </w:del>
      <w:r w:rsidR="00B156A8">
        <w:t xml:space="preserve">Για την εκπαίδευση των μοντέλων, επιλέχθηκε ο δημοσιευμένος διαχωρισμός του συνόλου δεδομένων στα υποσύνολα εκπαίδευσης, επικύρωσης και ελέγχου. Πριν </w:t>
      </w:r>
      <w:r w:rsidR="002728B7">
        <w:t xml:space="preserve">από </w:t>
      </w:r>
      <w:r w:rsidR="00B156A8">
        <w:t>την εκπαίδευση, εξετάστηκε αν υπάρχουν εικόνες που εμφανίζονται π</w:t>
      </w:r>
      <w:r w:rsidR="002728B7">
        <w:t>ερισσότερες</w:t>
      </w:r>
      <w:r w:rsidR="00B156A8">
        <w:t xml:space="preserve"> από μια φορές</w:t>
      </w:r>
      <w:r w:rsidR="002728B7">
        <w:t>, είτε μέσα</w:t>
      </w:r>
      <w:r w:rsidR="00B156A8">
        <w:t xml:space="preserve"> στο ίδιο υποσύνολο</w:t>
      </w:r>
      <w:r w:rsidR="002728B7">
        <w:t>,</w:t>
      </w:r>
      <w:r w:rsidR="00B156A8">
        <w:t xml:space="preserve"> είτε μεταξύ των υποσυνόλων.  Οι διπλές εγγραφές αφαιρέθηκαν ώστε μια εικόνα να περιλαμβάνεται μια φορά στον τελικό διαχωρισμό. </w:t>
      </w:r>
      <w:del w:id="20" w:author="Petros Kontos" w:date="2026-09-15T19:53:00Z" w16du:dateUtc="2026-09-15T16:53:00Z">
        <w:r w:rsidRPr="00334AF9" w:rsidDel="0031231C">
          <w:delText xml:space="preserve"> </w:delText>
        </w:r>
      </w:del>
      <w:r w:rsidRPr="00334AF9">
        <w:t>Πάνω στα τελικά σύνολα εκπαίδευσης, επικύρωσης και ελέγχου εκπαιδεύτηκε ένα απλό συνελικτικό δίκτυο τεσσάρων συνελικτικών επιπέδων, ώστε να εξεταστεί πώς ανταποκρίνεται ένα μικρότερο δίκτυο με λιγότερες παραμέτρους. Έπειτα, εκπαιδεύτηκαν τα EfficientNetB2 και MobileNetV1, καθώς και μία πιο σύγχρονη αρχιτεκτονική, το ConvNeXtBase.</w:t>
      </w:r>
    </w:p>
    <w:p w14:paraId="167FC3DE" w14:textId="77777777" w:rsidR="000C52B5" w:rsidRPr="00334AF9" w:rsidRDefault="000C52B5" w:rsidP="00E9037E">
      <w:pPr>
        <w:pStyle w:val="2"/>
      </w:pPr>
      <w:bookmarkStart w:id="21" w:name="_Toc240123184"/>
      <w:r w:rsidRPr="00334AF9">
        <w:t>Οργάνωση του τόμου</w:t>
      </w:r>
      <w:bookmarkEnd w:id="16"/>
      <w:bookmarkEnd w:id="21"/>
    </w:p>
    <w:p w14:paraId="3D616C62" w14:textId="77777777" w:rsidR="002B56D8" w:rsidRDefault="008B3556" w:rsidP="008B3556">
      <w:r w:rsidRPr="00334AF9">
        <w:t xml:space="preserve">Η παρούσα πτυχιακή εργασία οργανώνεται σε έξι κεφάλαια, στα οποία αναλύονται το θεωρητικό υπόβαθρο, η μεθοδολογία που ακολουθήθηκε και η αξιολόγηση των αποτελεσμάτων. </w:t>
      </w:r>
    </w:p>
    <w:p w14:paraId="062C336B" w14:textId="05482FE1" w:rsidR="00365CC4" w:rsidRDefault="008B3556" w:rsidP="008B3556">
      <w:r w:rsidRPr="00334AF9">
        <w:t>Στο Κεφάλαιο 1 παρουσιάζονται η εισαγωγή και η γενική περιγραφή του αντικειμένου μελέτης, ο σκοπός της παρούσας εργασίας, καθώς και η δομή των κεφαλαίων.</w:t>
      </w:r>
    </w:p>
    <w:p w14:paraId="5517C909" w14:textId="77777777" w:rsidR="00346EC4" w:rsidRDefault="008B3556" w:rsidP="008B3556">
      <w:r w:rsidRPr="00334AF9">
        <w:t>Στο Κεφάλαιο 2 παρουσιάζονται η σχετική βιβλιογραφία και το θεωρητικό υπόβαθρο. Αναλύονται οι βασικές έννοιες της μηχανικής και της βαθιάς μάθησης, η λειτουργία των νευρωνικών και συνελικτικών δικτύων, καθώς και τεχνικές εκπαίδευσης, όπως οι μέθοδοι βελτιστοποίησης και οι συναρτήσεις απώλειας. Τέλος, παρουσιάζονται οι μετρικές που χρησιμοποιούνται για την αξιολόγηση των μοντέλων.</w:t>
      </w:r>
    </w:p>
    <w:p w14:paraId="4E985B26" w14:textId="623CE486" w:rsidR="008B3556" w:rsidRPr="007B108E" w:rsidRDefault="008B3556" w:rsidP="008B3556">
      <w:pPr>
        <w:rPr>
          <w:lang w:val="en-US"/>
          <w:rPrChange w:id="22" w:author="Petros Kontos" w:date="2026-09-15T15:55:00Z" w16du:dateUtc="2026-09-15T12:55:00Z">
            <w:rPr/>
          </w:rPrChange>
        </w:rPr>
      </w:pPr>
      <w:r w:rsidRPr="00334AF9">
        <w:t>Στο Κεφάλαιο 3 περιγράφεται η μεθοδολογία που ακολουθήθηκε. Παρουσιάζονται το σύνολο δεδομένων και η προεπεξεργασία των εικόνων, οι διαφορετικές αρχιτεκτονικές, οι στρατηγικές εκπαίδευσης και μεταφοράς μάθησης, καθώς και η εφαρμογή της υπερδειγματοληψίας.</w:t>
      </w:r>
    </w:p>
    <w:p w14:paraId="0D162F3C" w14:textId="77777777" w:rsidR="00346EC4" w:rsidRDefault="008B3556" w:rsidP="008B3556">
      <w:r w:rsidRPr="00334AF9">
        <w:t xml:space="preserve">Στο Κεφάλαιο 4 παρουσιάζονται και αναλύονται τα αποτελέσματα των πειραμάτων για τις διαφορετικές αρχιτεκτονικές και στρατηγικές εκπαίδευσης. </w:t>
      </w:r>
    </w:p>
    <w:p w14:paraId="62F4ADE4" w14:textId="77777777" w:rsidR="00EE5368" w:rsidRPr="008F6840" w:rsidRDefault="008B3556" w:rsidP="008B3556">
      <w:r w:rsidRPr="00334AF9">
        <w:t xml:space="preserve">Στο Κεφάλαιο 5 διατυπώνονται τα βασικά συμπεράσματα που προκύπτουν από τα αποτελέσματα και αξιολογούνται συνολικά οι στρατηγικές που εξετάστηκαν. </w:t>
      </w:r>
    </w:p>
    <w:p w14:paraId="45ED9C38" w14:textId="07730788" w:rsidR="008B3556" w:rsidRPr="00334AF9" w:rsidRDefault="008B3556" w:rsidP="008B3556">
      <w:r w:rsidRPr="00334AF9">
        <w:lastRenderedPageBreak/>
        <w:t>Τέλος, στο Κεφάλαιο 6 παρουσιάζονται οι περιορισμοί της παρούσας μελέτης και προτείνονται πιθανές κατευθύνσεις για μελλοντική εργασία.</w:t>
      </w:r>
      <w:r w:rsidR="00F819F0">
        <w:t xml:space="preserve"> </w:t>
      </w:r>
    </w:p>
    <w:p w14:paraId="36BFF6AF" w14:textId="478EDAE6" w:rsidR="00BC13ED" w:rsidRPr="00334AF9" w:rsidRDefault="00BC13ED">
      <w:pPr>
        <w:spacing w:after="0" w:line="240" w:lineRule="auto"/>
        <w:jc w:val="left"/>
      </w:pPr>
    </w:p>
    <w:p w14:paraId="4C6EF789" w14:textId="77777777" w:rsidR="00BC13ED" w:rsidRPr="00334AF9" w:rsidRDefault="00BC13ED"/>
    <w:p w14:paraId="260C8CFD" w14:textId="77777777" w:rsidR="008B3556" w:rsidRPr="00334AF9" w:rsidRDefault="008B3556">
      <w:pPr>
        <w:spacing w:after="0" w:line="240" w:lineRule="auto"/>
        <w:jc w:val="left"/>
        <w:rPr>
          <w:color w:val="FF0000"/>
        </w:rPr>
      </w:pPr>
    </w:p>
    <w:p w14:paraId="46A55E44" w14:textId="105EF5E8" w:rsidR="00D31AAC" w:rsidRPr="00334AF9" w:rsidRDefault="00D31AAC">
      <w:pPr>
        <w:spacing w:after="0" w:line="240" w:lineRule="auto"/>
        <w:jc w:val="left"/>
      </w:pPr>
      <w:r w:rsidRPr="00334AF9">
        <w:br w:type="page"/>
      </w:r>
    </w:p>
    <w:p w14:paraId="511E20CE" w14:textId="56CF6DB0" w:rsidR="000C52B5" w:rsidRPr="00334AF9" w:rsidRDefault="008B3556" w:rsidP="00D31AAC">
      <w:pPr>
        <w:pStyle w:val="1"/>
      </w:pPr>
      <w:bookmarkStart w:id="23" w:name="_Toc240123185"/>
      <w:bookmarkStart w:id="24" w:name="_Toc460230411"/>
      <w:r w:rsidRPr="00334AF9">
        <w:lastRenderedPageBreak/>
        <w:t>Σχετική βιβλιογραφία και θεωρητικό υπόβαθρο</w:t>
      </w:r>
      <w:bookmarkEnd w:id="23"/>
    </w:p>
    <w:p w14:paraId="0BDD7154" w14:textId="60C1EA3F" w:rsidR="00CF780A" w:rsidRPr="00334AF9" w:rsidRDefault="008B3556" w:rsidP="008B3556">
      <w:pPr>
        <w:pStyle w:val="2"/>
      </w:pPr>
      <w:bookmarkStart w:id="25" w:name="_Toc240123186"/>
      <w:bookmarkEnd w:id="24"/>
      <w:r w:rsidRPr="00334AF9">
        <w:t>Σχετικές εργασίες στην αυτόματη ταξινόμηση πλαγκτού</w:t>
      </w:r>
      <w:bookmarkEnd w:id="25"/>
    </w:p>
    <w:p w14:paraId="2EFC89D5" w14:textId="77777777" w:rsidR="00F078EF" w:rsidRDefault="00F078EF" w:rsidP="008B3556">
      <w:pPr>
        <w:rPr>
          <w:ins w:id="26" w:author="Petros Kontos" w:date="2026-09-18T23:31:00Z" w16du:dateUtc="2026-09-18T20:31:00Z"/>
        </w:rPr>
      </w:pPr>
    </w:p>
    <w:p w14:paraId="26D9020E" w14:textId="3C2C8633" w:rsidR="00F078EF" w:rsidRDefault="00F078EF" w:rsidP="008B3556">
      <w:pPr>
        <w:rPr>
          <w:ins w:id="27" w:author="Petros Kontos" w:date="2026-09-18T23:36:00Z" w16du:dateUtc="2026-09-18T20:36:00Z"/>
        </w:rPr>
      </w:pPr>
      <w:ins w:id="28" w:author="Petros Kontos" w:date="2026-09-18T23:35:00Z" w16du:dateUtc="2026-09-18T20:35:00Z">
        <w:r>
          <w:t>Για την</w:t>
        </w:r>
      </w:ins>
      <w:ins w:id="29" w:author="Petros Kontos" w:date="2026-09-18T23:33:00Z" w16du:dateUtc="2026-09-18T20:33:00Z">
        <w:r>
          <w:t xml:space="preserve"> αυτόματη </w:t>
        </w:r>
      </w:ins>
      <w:ins w:id="30" w:author="Petros Kontos" w:date="2026-09-18T23:34:00Z" w16du:dateUtc="2026-09-18T20:34:00Z">
        <w:r>
          <w:t>ταξινόμηση εικόνων πλαγκτού έχουν δοκιμαστεί</w:t>
        </w:r>
      </w:ins>
      <w:ins w:id="31" w:author="Petros Kontos" w:date="2026-09-18T23:35:00Z" w16du:dateUtc="2026-09-18T20:35:00Z">
        <w:r>
          <w:t xml:space="preserve"> διαφορετικές μέθοδοι, οι </w:t>
        </w:r>
      </w:ins>
      <w:ins w:id="32" w:author="Petros Kontos" w:date="2026-09-18T23:36:00Z" w16du:dateUtc="2026-09-18T20:36:00Z">
        <w:r>
          <w:t>οποίες</w:t>
        </w:r>
      </w:ins>
      <w:ins w:id="33" w:author="Petros Kontos" w:date="2026-09-18T23:35:00Z" w16du:dateUtc="2026-09-18T20:35:00Z">
        <w:r>
          <w:t xml:space="preserve"> χωρίζονται σε επιβλεπόμε</w:t>
        </w:r>
      </w:ins>
      <w:ins w:id="34" w:author="Petros Kontos" w:date="2026-09-18T23:36:00Z" w16du:dateUtc="2026-09-18T20:36:00Z">
        <w:r>
          <w:t>νες, μη επιβλεπόμενες και υβριδικές.</w:t>
        </w:r>
      </w:ins>
      <w:ins w:id="35" w:author="Petros Kontos" w:date="2026-09-18T23:37:00Z" w16du:dateUtc="2026-09-18T20:37:00Z">
        <w:r>
          <w:t xml:space="preserve"> Στις επιβλεπόμενες μεθόδους </w:t>
        </w:r>
        <w:r w:rsidR="00BF095A">
          <w:t xml:space="preserve">τα μοντέλα </w:t>
        </w:r>
      </w:ins>
      <w:ins w:id="36" w:author="Petros Kontos" w:date="2026-09-19T00:04:00Z">
        <w:r w:rsidR="007617EC" w:rsidRPr="007617EC">
          <w:t>εκπαιδεύονται με εικόνες οι οποίες έχουν επισημανθεί χειροκίνητα από ειδικούς</w:t>
        </w:r>
      </w:ins>
      <w:ins w:id="37" w:author="Petros Kontos" w:date="2026-09-18T23:38:00Z" w16du:dateUtc="2026-09-18T20:38:00Z">
        <w:r w:rsidR="00BF095A">
          <w:t xml:space="preserve">. Στις μη επιβλεπόμενες </w:t>
        </w:r>
      </w:ins>
      <w:ins w:id="38" w:author="Petros Kontos" w:date="2026-09-18T23:41:00Z" w16du:dateUtc="2026-09-18T20:41:00Z">
        <w:r w:rsidR="00BF095A">
          <w:t>μεθόδους</w:t>
        </w:r>
      </w:ins>
      <w:ins w:id="39" w:author="Petros Kontos" w:date="2026-09-18T23:38:00Z" w16du:dateUtc="2026-09-18T20:38:00Z">
        <w:r w:rsidR="00BF095A">
          <w:t xml:space="preserve"> τα </w:t>
        </w:r>
      </w:ins>
      <w:ins w:id="40" w:author="Petros Kontos" w:date="2026-09-18T23:42:00Z" w16du:dateUtc="2026-09-18T20:42:00Z">
        <w:r w:rsidR="00BF095A">
          <w:t>μοντέλα</w:t>
        </w:r>
      </w:ins>
      <w:ins w:id="41" w:author="Petros Kontos" w:date="2026-09-18T23:38:00Z" w16du:dateUtc="2026-09-18T20:38:00Z">
        <w:r w:rsidR="00BF095A">
          <w:t xml:space="preserve"> </w:t>
        </w:r>
      </w:ins>
      <w:ins w:id="42" w:author="Petros Kontos" w:date="2026-09-18T23:42:00Z" w16du:dateUtc="2026-09-18T20:42:00Z">
        <w:r w:rsidR="00BF095A">
          <w:t>εκπαιδεύονται</w:t>
        </w:r>
      </w:ins>
      <w:ins w:id="43" w:author="Petros Kontos" w:date="2026-09-18T23:38:00Z" w16du:dateUtc="2026-09-18T20:38:00Z">
        <w:r w:rsidR="00BF095A">
          <w:t xml:space="preserve"> </w:t>
        </w:r>
      </w:ins>
      <w:ins w:id="44" w:author="Petros Kontos" w:date="2026-09-18T23:41:00Z" w16du:dateUtc="2026-09-18T20:41:00Z">
        <w:r w:rsidR="00BF095A">
          <w:t>πάνω</w:t>
        </w:r>
      </w:ins>
      <w:ins w:id="45" w:author="Petros Kontos" w:date="2026-09-18T23:38:00Z" w16du:dateUtc="2026-09-18T20:38:00Z">
        <w:r w:rsidR="00BF095A">
          <w:t xml:space="preserve"> σε εικόνες </w:t>
        </w:r>
      </w:ins>
      <w:ins w:id="46" w:author="Petros Kontos" w:date="2026-09-18T23:57:00Z" w16du:dateUtc="2026-09-18T20:57:00Z">
        <w:r w:rsidR="00504C2F">
          <w:t>στις οποίες δεν έχουν δοθεί ετικέτες</w:t>
        </w:r>
      </w:ins>
      <w:ins w:id="47" w:author="Petros Kontos" w:date="2026-09-18T23:39:00Z" w16du:dateUtc="2026-09-18T20:39:00Z">
        <w:r w:rsidR="00BF095A">
          <w:t xml:space="preserve"> </w:t>
        </w:r>
      </w:ins>
      <w:ins w:id="48" w:author="Petros Kontos" w:date="2026-09-19T00:04:00Z" w16du:dateUtc="2026-09-18T21:04:00Z">
        <w:r w:rsidR="007617EC">
          <w:t xml:space="preserve">και </w:t>
        </w:r>
      </w:ins>
      <w:ins w:id="49" w:author="Petros Kontos" w:date="2026-09-18T23:41:00Z" w16du:dateUtc="2026-09-18T20:41:00Z">
        <w:r w:rsidR="00BF095A">
          <w:t>προσπαθούν</w:t>
        </w:r>
      </w:ins>
      <w:ins w:id="50" w:author="Petros Kontos" w:date="2026-09-18T23:39:00Z" w16du:dateUtc="2026-09-18T20:39:00Z">
        <w:r w:rsidR="00BF095A">
          <w:t xml:space="preserve"> να </w:t>
        </w:r>
      </w:ins>
      <w:ins w:id="51" w:author="Petros Kontos" w:date="2026-09-18T23:42:00Z" w16du:dateUtc="2026-09-18T20:42:00Z">
        <w:r w:rsidR="00BF095A">
          <w:t>ομαδοποιήσουν</w:t>
        </w:r>
      </w:ins>
      <w:ins w:id="52" w:author="Petros Kontos" w:date="2026-09-18T23:39:00Z" w16du:dateUtc="2026-09-18T20:39:00Z">
        <w:r w:rsidR="00BF095A">
          <w:t xml:space="preserve">  </w:t>
        </w:r>
      </w:ins>
      <w:ins w:id="53" w:author="Petros Kontos" w:date="2026-09-18T23:57:00Z" w16du:dateUtc="2026-09-18T20:57:00Z">
        <w:r w:rsidR="00504C2F">
          <w:t xml:space="preserve">τις </w:t>
        </w:r>
      </w:ins>
      <w:ins w:id="54" w:author="Petros Kontos" w:date="2026-09-18T23:39:00Z" w16du:dateUtc="2026-09-18T20:39:00Z">
        <w:r w:rsidR="00BF095A">
          <w:t xml:space="preserve">εικόνες </w:t>
        </w:r>
      </w:ins>
      <w:ins w:id="55" w:author="Petros Kontos" w:date="2026-09-18T23:42:00Z" w16du:dateUtc="2026-09-18T20:42:00Z">
        <w:r w:rsidR="00BF095A">
          <w:t>χωρίς</w:t>
        </w:r>
      </w:ins>
      <w:ins w:id="56" w:author="Petros Kontos" w:date="2026-09-18T23:39:00Z" w16du:dateUtc="2026-09-18T20:39:00Z">
        <w:r w:rsidR="00BF095A">
          <w:t xml:space="preserve"> να </w:t>
        </w:r>
      </w:ins>
      <w:ins w:id="57" w:author="Petros Kontos" w:date="2026-09-18T23:40:00Z" w16du:dateUtc="2026-09-18T20:40:00Z">
        <w:r w:rsidR="00BF095A">
          <w:t>γνωρί</w:t>
        </w:r>
      </w:ins>
      <w:ins w:id="58" w:author="Petros Kontos" w:date="2026-09-18T23:42:00Z" w16du:dateUtc="2026-09-18T20:42:00Z">
        <w:r w:rsidR="00BF095A">
          <w:t>ζ</w:t>
        </w:r>
      </w:ins>
      <w:ins w:id="59" w:author="Petros Kontos" w:date="2026-09-18T23:40:00Z" w16du:dateUtc="2026-09-18T20:40:00Z">
        <w:r w:rsidR="00BF095A">
          <w:t>ουν από πριν</w:t>
        </w:r>
      </w:ins>
      <w:ins w:id="60" w:author="Petros Kontos" w:date="2026-09-18T23:39:00Z" w16du:dateUtc="2026-09-18T20:39:00Z">
        <w:r w:rsidR="00BF095A">
          <w:t xml:space="preserve"> σε </w:t>
        </w:r>
      </w:ins>
      <w:ins w:id="61" w:author="Petros Kontos" w:date="2026-09-18T23:40:00Z" w16du:dateUtc="2026-09-18T20:40:00Z">
        <w:r w:rsidR="00BF095A">
          <w:t xml:space="preserve">ποια κατηγορία </w:t>
        </w:r>
      </w:ins>
      <w:ins w:id="62" w:author="Petros Kontos" w:date="2026-09-18T23:41:00Z" w16du:dateUtc="2026-09-18T20:41:00Z">
        <w:r w:rsidR="00BF095A">
          <w:t>ανήκουν</w:t>
        </w:r>
      </w:ins>
      <w:ins w:id="63" w:author="Petros Kontos" w:date="2026-09-18T23:40:00Z" w16du:dateUtc="2026-09-18T20:40:00Z">
        <w:r w:rsidR="00BF095A">
          <w:t>.</w:t>
        </w:r>
        <w:r w:rsidR="00BF095A" w:rsidRPr="00BF095A">
          <w:t xml:space="preserve"> </w:t>
        </w:r>
      </w:ins>
      <w:ins w:id="64" w:author="Petros Kontos" w:date="2026-09-18T23:40:00Z">
        <w:r w:rsidR="00BF095A" w:rsidRPr="00BF095A">
          <w:t xml:space="preserve">Οι Salvesen et al. [Χ1] και οι Schröder et al. [Χ2] </w:t>
        </w:r>
      </w:ins>
      <w:ins w:id="65" w:author="Petros Kontos" w:date="2026-09-18T23:59:00Z" w16du:dateUtc="2026-09-18T20:59:00Z">
        <w:r w:rsidR="007617EC">
          <w:t>εξέτασαν</w:t>
        </w:r>
      </w:ins>
      <w:ins w:id="66" w:author="Petros Kontos" w:date="2026-09-18T23:42:00Z" w16du:dateUtc="2026-09-18T20:42:00Z">
        <w:r w:rsidR="00BF095A">
          <w:t xml:space="preserve"> μη επιβλεπόμενες</w:t>
        </w:r>
      </w:ins>
      <w:ins w:id="67" w:author="Petros Kontos" w:date="2026-09-18T23:40:00Z">
        <w:r w:rsidR="00BF095A" w:rsidRPr="00BF095A">
          <w:t xml:space="preserve"> μεθόδους για την ομαδοποίηση εικόνων πλαγκτού</w:t>
        </w:r>
      </w:ins>
      <w:ins w:id="68" w:author="Petros Kontos" w:date="2026-09-18T23:43:00Z" w16du:dateUtc="2026-09-18T20:43:00Z">
        <w:r w:rsidR="00BF095A">
          <w:t>. Οι υβριδικές μέθοδοι συνδυάζουν στοιχεία επιβλεπόμενης και μη επιβλεπόμενης μάθησης.</w:t>
        </w:r>
      </w:ins>
      <w:ins w:id="69" w:author="Petros Kontos" w:date="2026-09-18T23:44:00Z" w16du:dateUtc="2026-09-18T20:44:00Z">
        <w:r w:rsidR="00BF095A">
          <w:t xml:space="preserve"> Π</w:t>
        </w:r>
        <w:r w:rsidR="00BF095A">
          <w:t>αρόλα αυτά</w:t>
        </w:r>
      </w:ins>
      <w:ins w:id="70" w:author="Petros Kontos" w:date="2026-09-19T00:05:00Z" w16du:dateUtc="2026-09-18T21:05:00Z">
        <w:r w:rsidR="007617EC">
          <w:t>,</w:t>
        </w:r>
      </w:ins>
      <w:ins w:id="71" w:author="Petros Kontos" w:date="2026-09-18T23:44:00Z" w16du:dateUtc="2026-09-18T20:44:00Z">
        <w:r w:rsidR="00BF095A">
          <w:t xml:space="preserve"> </w:t>
        </w:r>
        <w:r w:rsidR="00BF095A" w:rsidRPr="00BF095A">
          <w:t>η πιο συνηθισμένη σύγχρονη προσέγγιση για την ταξινόμηση πλαγκτού βασίζεται σε βαθιά συνελικτικά νευρωνικά δίκτυα, τα οποία εκπαιδεύονται με χειροκίνητα ταξινομημένες εικόνες</w:t>
        </w:r>
      </w:ins>
      <w:ins w:id="72" w:author="Petros Kontos" w:date="2026-09-19T00:05:00Z" w16du:dateUtc="2026-09-18T21:05:00Z">
        <w:r w:rsidR="007617EC">
          <w:t xml:space="preserve"> [1]</w:t>
        </w:r>
      </w:ins>
      <w:ins w:id="73" w:author="Petros Kontos" w:date="2026-09-18T23:44:00Z" w16du:dateUtc="2026-09-18T20:44:00Z">
        <w:r w:rsidR="00BF095A" w:rsidRPr="00BF095A">
          <w:t>.</w:t>
        </w:r>
      </w:ins>
    </w:p>
    <w:p w14:paraId="5B714ED3" w14:textId="47E1978D" w:rsidR="008B3556" w:rsidRDefault="008B3556" w:rsidP="008B3556">
      <w:pPr>
        <w:rPr>
          <w:ins w:id="74" w:author="Petros Kontos" w:date="2026-09-18T23:45:00Z" w16du:dateUtc="2026-09-18T20:45:00Z"/>
        </w:rPr>
      </w:pPr>
      <w:r w:rsidRPr="00334AF9">
        <w:t xml:space="preserve">Οι </w:t>
      </w:r>
      <w:r w:rsidR="00504C2F">
        <w:t xml:space="preserve">επιβλεπόμενες </w:t>
      </w:r>
      <w:r w:rsidRPr="00334AF9">
        <w:t>μέθοδοι</w:t>
      </w:r>
      <w:r w:rsidR="00504C2F">
        <w:t xml:space="preserve"> βαθιάς μάθησης για </w:t>
      </w:r>
      <w:commentRangeStart w:id="75"/>
      <w:r w:rsidR="007617EC">
        <w:t xml:space="preserve">την ταξινόμηση </w:t>
      </w:r>
      <w:del w:id="76" w:author="Petros Kontos" w:date="2026-09-19T00:04:00Z" w16du:dateUtc="2026-09-18T21:04:00Z">
        <w:r w:rsidRPr="00334AF9" w:rsidDel="007617EC">
          <w:delText xml:space="preserve"> </w:delText>
        </w:r>
      </w:del>
      <w:r w:rsidRPr="00334AF9">
        <w:t xml:space="preserve">πλαγκτού αναπτύχθηκαν </w:t>
      </w:r>
      <w:commentRangeEnd w:id="75"/>
      <w:r w:rsidR="00A0654A" w:rsidRPr="00334AF9">
        <w:rPr>
          <w:rStyle w:val="af1"/>
          <w:sz w:val="22"/>
          <w:szCs w:val="20"/>
        </w:rPr>
        <w:commentReference w:id="75"/>
      </w:r>
      <w:r w:rsidRPr="00334AF9">
        <w:t xml:space="preserve">αρχικά κυρίως για εικόνες από θαλάσσια ή παράκτια περιβάλλοντα. Οι Dai et al. </w:t>
      </w:r>
      <w:r w:rsidR="00296C8C" w:rsidRPr="008F6840">
        <w:t>[12]</w:t>
      </w:r>
      <w:r w:rsidRPr="00334AF9">
        <w:t xml:space="preserve"> παρουσίασαν το ZooplanktoNet, ένα βαθύ συνελικτικό δίκτυο ειδικά σχεδιασμένο για την ταξινόμηση εικόνων ζωοπλαγκτού. Οι Luo et al. </w:t>
      </w:r>
      <w:r w:rsidR="00296C8C" w:rsidRPr="008F6840">
        <w:t>[13]</w:t>
      </w:r>
      <w:r w:rsidRPr="00334AF9">
        <w:t xml:space="preserve"> εξέτασαν την αυτοματοποιημένη ανάλυση εικόνων πλαγκτού με CNNs, ενώ οι Lumini και Nanni </w:t>
      </w:r>
      <w:r w:rsidR="007B106E" w:rsidRPr="008F6840">
        <w:t>[14]</w:t>
      </w:r>
      <w:r w:rsidRPr="00334AF9">
        <w:t xml:space="preserve"> μελέτησαν την εφαρμογή </w:t>
      </w:r>
      <w:r w:rsidR="00E53289">
        <w:t>της βαθιάς μάθησης και της μεταφοράς μάθησης</w:t>
      </w:r>
      <w:del w:id="77" w:author="Petros Kontos" w:date="2026-09-19T00:00:00Z" w16du:dateUtc="2026-09-18T21:00:00Z">
        <w:r w:rsidR="00E53289" w:rsidDel="007617EC">
          <w:delText xml:space="preserve"> </w:delText>
        </w:r>
      </w:del>
      <w:r w:rsidRPr="00334AF9">
        <w:t>, καθώς και διαφορετικούς τρόπους αλλαγής μεγέθους των εικόνων. Οι εργασίες αυτές ανέδειξαν τη σημασία τόσο της επιλογής του μοντέλου όσο και της προεπεξεργασίας των εικόνων για την τελική απόδοση της ταξινόμησης.</w:t>
      </w:r>
    </w:p>
    <w:p w14:paraId="1CC261DC" w14:textId="18DD7542" w:rsidR="00BF095A" w:rsidRDefault="007617EC" w:rsidP="008B3556">
      <w:pPr>
        <w:rPr>
          <w:ins w:id="78" w:author="Petros Kontos" w:date="2026-09-18T23:50:00Z" w16du:dateUtc="2026-09-18T20:50:00Z"/>
        </w:rPr>
      </w:pPr>
      <w:ins w:id="79" w:author="Petros Kontos" w:date="2026-09-19T00:00:00Z" w16du:dateUtc="2026-09-18T21:00:00Z">
        <w:r w:rsidRPr="007617EC">
          <w:lastRenderedPageBreak/>
          <w:t>Στη μεταφορά μάθησης, αντί να εκπαιδευτεί ένα μοντέλο από την αρχή, χρησιμοποιείται ένα μοντέλο που έχει ήδη εκπαιδευτεί σε ένα μεγάλο σύνολο εικόνων, συνήθως στο ImageNet, και στη συνέχεια προσαρμόζεται στα νέα δεδομένα.</w:t>
        </w:r>
      </w:ins>
      <w:ins w:id="80" w:author="Petros Kontos" w:date="2026-09-19T00:01:00Z" w16du:dateUtc="2026-09-18T21:01:00Z">
        <w:r>
          <w:t xml:space="preserve"> </w:t>
        </w:r>
      </w:ins>
      <w:ins w:id="81" w:author="Petros Kontos" w:date="2026-09-18T23:48:00Z" w16du:dateUtc="2026-09-18T20:48:00Z">
        <w:r w:rsidR="00504C2F">
          <w:t xml:space="preserve">Έτσι </w:t>
        </w:r>
      </w:ins>
      <w:ins w:id="82" w:author="Petros Kontos" w:date="2026-09-18T23:49:00Z" w16du:dateUtc="2026-09-18T20:49:00Z">
        <w:r w:rsidR="00504C2F">
          <w:t xml:space="preserve">μειώνεται ο χρόνος </w:t>
        </w:r>
      </w:ins>
      <w:ins w:id="83" w:author="Petros Kontos" w:date="2026-09-18T23:50:00Z" w16du:dateUtc="2026-09-18T20:50:00Z">
        <w:r w:rsidR="00504C2F">
          <w:t>εκπαίδευσης</w:t>
        </w:r>
      </w:ins>
      <w:ins w:id="84" w:author="Petros Kontos" w:date="2026-09-18T23:49:00Z" w16du:dateUtc="2026-09-18T20:49:00Z">
        <w:r w:rsidR="00504C2F">
          <w:t xml:space="preserve"> και το μοντέλο </w:t>
        </w:r>
      </w:ins>
      <w:ins w:id="85" w:author="Petros Kontos" w:date="2026-09-18T23:50:00Z" w16du:dateUtc="2026-09-18T20:50:00Z">
        <w:r w:rsidR="00504C2F">
          <w:t>μπορεί</w:t>
        </w:r>
      </w:ins>
      <w:ins w:id="86" w:author="Petros Kontos" w:date="2026-09-18T23:49:00Z" w16du:dateUtc="2026-09-18T20:49:00Z">
        <w:r w:rsidR="00504C2F">
          <w:t xml:space="preserve"> να πετύχει </w:t>
        </w:r>
      </w:ins>
      <w:ins w:id="87" w:author="Petros Kontos" w:date="2026-09-18T23:50:00Z" w16du:dateUtc="2026-09-18T20:50:00Z">
        <w:r w:rsidR="00504C2F">
          <w:t>καλύτερα</w:t>
        </w:r>
      </w:ins>
      <w:ins w:id="88" w:author="Petros Kontos" w:date="2026-09-18T23:49:00Z" w16du:dateUtc="2026-09-18T20:49:00Z">
        <w:r w:rsidR="00504C2F">
          <w:t xml:space="preserve"> αποτελέσματα με λιγότερες επισημασμένες εικόνες. </w:t>
        </w:r>
      </w:ins>
      <w:ins w:id="89" w:author="Petros Kontos" w:date="2026-09-18T23:49:00Z">
        <w:r w:rsidR="00504C2F" w:rsidRPr="00504C2F">
          <w:t>Οι Lee et al. [Χ3] χρησιμοποίησαν τη μεταφορά μάθησης</w:t>
        </w:r>
      </w:ins>
      <w:ins w:id="90" w:author="Petros Kontos" w:date="2026-09-19T00:01:00Z" w16du:dateUtc="2026-09-18T21:01:00Z">
        <w:r>
          <w:t xml:space="preserve"> σε δύο στάδια</w:t>
        </w:r>
      </w:ins>
      <w:ins w:id="91" w:author="Petros Kontos" w:date="2026-09-18T23:49:00Z">
        <w:r w:rsidR="00504C2F" w:rsidRPr="00504C2F">
          <w:t>, με στόχο να αντιμετωπίσουν την ανισορροπία μεταξύ των κατηγοριών.</w:t>
        </w:r>
      </w:ins>
    </w:p>
    <w:p w14:paraId="17261AFA" w14:textId="196AD060" w:rsidR="00504C2F" w:rsidRDefault="00504C2F" w:rsidP="008B3556">
      <w:pPr>
        <w:rPr>
          <w:ins w:id="92" w:author="Petros Kontos" w:date="2026-09-18T23:53:00Z" w16du:dateUtc="2026-09-18T20:53:00Z"/>
        </w:rPr>
      </w:pPr>
      <w:ins w:id="93" w:author="Petros Kontos" w:date="2026-09-18T23:51:00Z" w16du:dateUtc="2026-09-18T20:51:00Z">
        <w:r>
          <w:t>Η</w:t>
        </w:r>
        <w:r w:rsidRPr="00504C2F">
          <w:t xml:space="preserve"> προεπεξεργασία των εικόνων</w:t>
        </w:r>
        <w:r>
          <w:t xml:space="preserve"> παίζει σημαντικό ρόλο και </w:t>
        </w:r>
      </w:ins>
      <w:ins w:id="94" w:author="Petros Kontos" w:date="2026-09-18T23:52:00Z" w16du:dateUtc="2026-09-18T20:52:00Z">
        <w:r>
          <w:t>διάφορες εργασίες μελέτησαν διαφορετικές μεθόδους</w:t>
        </w:r>
      </w:ins>
      <w:ins w:id="95" w:author="Petros Kontos" w:date="2026-09-18T23:51:00Z" w16du:dateUtc="2026-09-18T20:51:00Z">
        <w:r w:rsidRPr="00504C2F">
          <w:t>. Οι Dai et al. [Χ4] εφάρμοσαν διαφορετικά φίλτρα και έδωσαν στο μοντέλο τόσο τις αρχικές όσο και τις επεξεργασμένες εικόνες. Οι Cui et al. [Χ5] χρησιμοποίησαν λογαριθμική ενίσχυση σε ασπρόμαυρες εικόνες, ενώ οι Lumini και Nanni [14] δοκίμασαν διαφορετικούς τρόπους αλλαγής του μεγέθους τους. Επομένως, η τελική απόδοση δεν εξαρτάται μόνο από το μοντέλο, αλλά και από τον τρόπο με τον οποίο προετοιμάζονται οι εικόνες.</w:t>
        </w:r>
      </w:ins>
    </w:p>
    <w:p w14:paraId="3ABA8D64" w14:textId="2A055155" w:rsidR="00504C2F" w:rsidRPr="00504C2F" w:rsidRDefault="007617EC" w:rsidP="008B3556">
      <w:ins w:id="96" w:author="Petros Kontos" w:date="2026-09-19T00:01:00Z" w16du:dateUtc="2026-09-18T21:01:00Z">
        <w:r w:rsidRPr="007617EC">
          <w:t>Για τη βελτίωση της απόδοσης, σε ορισμένες έρευνες δοκιμάστηκε ο συνδυασμός πολλών μοντέλων.</w:t>
        </w:r>
        <w:r>
          <w:t xml:space="preserve"> </w:t>
        </w:r>
      </w:ins>
      <w:ins w:id="97" w:author="Petros Kontos" w:date="2026-09-19T00:02:00Z">
        <w:r w:rsidRPr="007617EC">
          <w:t>Μία προσέγγιση είναι τα συνεργατικά μοντέλα, τα οποία εκπαιδεύονται ταυτόχρονα και παράγουν μία κοινή έξοδο.</w:t>
        </w:r>
      </w:ins>
      <w:ins w:id="98" w:author="Petros Kontos" w:date="2026-09-19T00:02:00Z" w16du:dateUtc="2026-09-18T21:02:00Z">
        <w:r>
          <w:t xml:space="preserve"> </w:t>
        </w:r>
      </w:ins>
      <w:ins w:id="99" w:author="Petros Kontos" w:date="2026-09-18T23:54:00Z" w16du:dateUtc="2026-09-18T20:54:00Z">
        <w:r w:rsidR="00504C2F" w:rsidRPr="00504C2F">
          <w:t>Οι Kerr et al. [Χ6] χρησιμοποίησαν αυτή την προσέγγιση για την αντιμετώπιση της ανισορροπίας των κατηγοριών. Το μειονέκτημα είναι ότι η ταυτόχρονη χρήση πολλών μοντέλων απαιτεί περισσότερη μνήμη. Μία άλλη προσέγγιση είναι τα σύνολα μοντέλων, όπου τα μοντέλα εκπαιδεύονται ξεχωριστά και οι προβλέψεις τους συνδυάζονται στο τέλος.</w:t>
        </w:r>
      </w:ins>
      <w:ins w:id="100" w:author="Petros Kontos" w:date="2026-09-19T00:02:00Z" w16du:dateUtc="2026-09-18T21:02:00Z">
        <w:r>
          <w:t xml:space="preserve"> </w:t>
        </w:r>
      </w:ins>
      <w:ins w:id="101" w:author="Petros Kontos" w:date="2026-09-19T00:02:00Z">
        <w:r w:rsidRPr="007617EC">
          <w:t>Με αυτόν τον τρόπο μπορούν να συνδυαστούν διαφορετικές αρχιτεκτονικές ή διαφορετικοί τρόποι προεπεξεργασίας [14].</w:t>
        </w:r>
      </w:ins>
    </w:p>
    <w:p w14:paraId="6E7131B0" w14:textId="25A3A21E" w:rsidR="00CF780A" w:rsidDel="007617EC" w:rsidRDefault="008B3556" w:rsidP="008B3556">
      <w:pPr>
        <w:rPr>
          <w:del w:id="102" w:author="Petros Kontos" w:date="2026-09-19T00:06:00Z" w16du:dateUtc="2026-09-18T21:06:00Z"/>
        </w:rPr>
      </w:pPr>
      <w:r w:rsidRPr="00334AF9">
        <w:t xml:space="preserve">Σύμφωνα με τους Kyathanahally et al. [1], μέχρι τη δημοσίευση της εργασίας τους οι αντίστοιχες έρευνες σε περιβάλλοντα γλυκού νερού ήταν περισσότερο περιορισμένες. Χαρακτηριστικό παράδειγμα αποτελεί η εργασία των Hong et al. </w:t>
      </w:r>
      <w:r w:rsidR="007B106E" w:rsidRPr="008F6840">
        <w:t>[15]</w:t>
      </w:r>
      <w:r w:rsidRPr="00334AF9">
        <w:t xml:space="preserve">, στην οποία χρησιμοποιήθηκε ένα προεκπαιδευμένο AlexNet και ένα μικρό, ισορροπημένο σύνολο δεδομένων τεσσάρων κατηγοριών. Το σύνολο δημιουργήθηκε με τη χρήση υποβρύχιου μικροσκοπίου σε ελεγχόμενη εργαστηριακή διάταξη και η καλύτερη παραλλαγή του μοντέλου πέτυχε συνολική ακρίβεια 93,1%. Ωστόσο, το συγκεκριμένο πρόβλημα ήταν μικρότερης κλίμακας ως προς τον αριθμό και την κατανομή των κατηγοριών σε σύγκριση με το ZooLake, το οποίο περιλαμβάνει 35 </w:t>
      </w:r>
      <w:r w:rsidR="00134177" w:rsidRPr="00334AF9">
        <w:t>έντ</w:t>
      </w:r>
      <w:r w:rsidR="00134177">
        <w:t>ο</w:t>
      </w:r>
      <w:r w:rsidR="00134177" w:rsidRPr="00334AF9">
        <w:t>να</w:t>
      </w:r>
      <w:r w:rsidRPr="00334AF9">
        <w:t xml:space="preserve"> ανισόρροπες κατηγορίες.</w:t>
      </w:r>
    </w:p>
    <w:p w14:paraId="4096B5F4" w14:textId="77777777" w:rsidR="00365CC4" w:rsidRPr="00334AF9" w:rsidRDefault="00365CC4" w:rsidP="008B3556"/>
    <w:p w14:paraId="078C1757" w14:textId="5204E67A" w:rsidR="000C52B5" w:rsidRPr="00334AF9" w:rsidRDefault="00F97B57" w:rsidP="00E9037E">
      <w:pPr>
        <w:pStyle w:val="2"/>
      </w:pPr>
      <w:bookmarkStart w:id="103" w:name="_Toc240123187"/>
      <w:r w:rsidRPr="00334AF9">
        <w:t>Μηχανική και βαθιά μάθηση</w:t>
      </w:r>
      <w:bookmarkEnd w:id="103"/>
    </w:p>
    <w:p w14:paraId="1F521C4A" w14:textId="1D4EAD4B" w:rsidR="002858DF" w:rsidRPr="00334AF9" w:rsidRDefault="00F97B57" w:rsidP="002858DF">
      <w:r w:rsidRPr="00334AF9">
        <w:t xml:space="preserve">Η μηχανική μάθηση αποτελεί βασικό μηχανισμό για την ανάλυση μεγάλων συνόλων δεδομένων. Επιτρέπει στα υπολογιστικά μοντέλα να μαθαίνουν από δεδομένα και να </w:t>
      </w:r>
      <w:r w:rsidRPr="00334AF9">
        <w:lastRenderedPageBreak/>
        <w:t>βελτιώνονται, χωρίς να έχουν προγραμματιστεί με σταθερούς κανόνες. Υπάρχουν διαφορετικοί τύποι μηχανικής μάθησης, όπως η επιβλεπόμενη μάθηση (Supervised Learning), στην οποία το μοντέλο εκπαιδεύεται με έτοιμα, επισημασμένα παραδείγματα, η μη επιβλεπόμενη μάθηση (Unsupervised Learning), στην οποία το σύστημα χρησιμοποιεί δεδομένα χωρίς προκαθορισμένες ετικέτες και αναζητά δομές ή μοτίβα, και η μάθηση με ενίσχυση (Reinforcement Learning), στην οποία το μοντέλο μαθαίνει μέσα από δοκιμές και λάθη. Η συγκεκριμένη εργασία αποτελεί πρόβλημα επιβλεπόμενης μάθησης, αφού το δίκτυο εκπαιδεύεται πάνω σε ζεύγη εικόνας εισόδου και ετικέτας κλάσης.</w:t>
      </w:r>
    </w:p>
    <w:p w14:paraId="480933F5" w14:textId="439A093E" w:rsidR="00CF780A" w:rsidRPr="00334AF9" w:rsidRDefault="00F97B57" w:rsidP="00F97B57">
      <w:pPr>
        <w:pStyle w:val="3"/>
      </w:pPr>
      <w:bookmarkStart w:id="104" w:name="_Toc240123188"/>
      <w:r w:rsidRPr="00334AF9">
        <w:t>Νευρωνικά δίκτυα</w:t>
      </w:r>
      <w:bookmarkEnd w:id="104"/>
    </w:p>
    <w:p w14:paraId="0B38E302" w14:textId="538C7FBF" w:rsidR="00F97B57" w:rsidRPr="00334AF9" w:rsidRDefault="00A0654A" w:rsidP="00F97B57">
      <w:pPr>
        <w:spacing w:after="0"/>
      </w:pPr>
      <w:r>
        <w:t>Τα</w:t>
      </w:r>
      <w:r w:rsidR="00F97B57" w:rsidRPr="00334AF9">
        <w:t xml:space="preserve"> τεχνητά νευρωνικά δίκτυα (Artificial Neural Networks - ANNs), είναι εμπνευσμένα από τη δομή του ανθρώπινου εγκεφάλου. Αποτελούνται από υπολογιστικά στοιχεία που ονομάζονται τεχνητοί νευρώνες (ή κόμβοι), τα οποία ανταλλάσσουν δεδομένα μεταξύ τους. Κάθε νευρώνας δέχεται μία ή περισσότερες εισόδους, τις πολλαπλασιάζει με αντίστοιχα βάρη (weights), τις αθροίζει και περνά το αποτέλεσμα από μια συνάρτηση ενεργοποίησης και τέλος παράγει την έξοδό του.</w:t>
      </w:r>
    </w:p>
    <w:p w14:paraId="084E43D1" w14:textId="734994B2" w:rsidR="00D31AAC" w:rsidRPr="00334AF9" w:rsidRDefault="00F97B57" w:rsidP="00F97B57">
      <w:pPr>
        <w:spacing w:after="0"/>
      </w:pPr>
      <w:r w:rsidRPr="00334AF9">
        <w:t>Οι νευρώνες είναι οργανωμένοι σε επίπεδα (layers). Το επίπεδο που δέχεται τα δεδομένα είναι το επίπεδο εισόδου (input layer), το οποίο ακολουθείται από ένα ή περισσότερα κρυφά επίπεδα (hidden layers) που επεξεργάζονται την πληροφορία, και τέλος ένα επίπεδο εξόδου (output layer) που παράγει το τελικό αποτέλεσμα όπως φαίνεται στο Σχήμα 1. Στην παρούσα εργασία, η είσοδος είναι τα pixels μιας εικόνας και η έξοδος είναι η κατανομή πιθανότητας στις 35 κλάσεις. Τα βάρη του δικτύου είναι οι παράμετροι που προσαρμόζονται κατά την εκπαίδευση, ώστε το δίκτυο να παράγει όσο το δυνατόν καλύτερες προβλέψεις.</w:t>
      </w:r>
      <w:r w:rsidR="00351A66" w:rsidRPr="008F6840">
        <w:t xml:space="preserve"> </w:t>
      </w:r>
      <w:r w:rsidR="00E2630F" w:rsidRPr="00334AF9">
        <w:t>Έτσι, το δίκτυο καταφέρνει να κατατάσσει σωστά τις εικόνες, μαθαίνοντας μόνο του τα κατάλληλα χαρακτηριστικά μέσω της προσαρμογής των βαρών του.</w:t>
      </w:r>
    </w:p>
    <w:p w14:paraId="26A07846" w14:textId="77777777" w:rsidR="00452766" w:rsidRPr="00334AF9" w:rsidRDefault="00452766" w:rsidP="00452766">
      <w:pPr>
        <w:keepNext/>
        <w:spacing w:after="0"/>
        <w:jc w:val="center"/>
      </w:pPr>
      <w:r w:rsidRPr="00334AF9">
        <w:rPr>
          <w:noProof/>
        </w:rPr>
        <w:lastRenderedPageBreak/>
        <w:drawing>
          <wp:inline distT="0" distB="0" distL="0" distR="0" wp14:anchorId="11C97206" wp14:editId="78280CF2">
            <wp:extent cx="3838575" cy="3033505"/>
            <wp:effectExtent l="0" t="0" r="0" b="0"/>
            <wp:docPr id="1203466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47891" cy="3040867"/>
                    </a:xfrm>
                    <a:prstGeom prst="rect">
                      <a:avLst/>
                    </a:prstGeom>
                    <a:noFill/>
                    <a:ln>
                      <a:noFill/>
                    </a:ln>
                  </pic:spPr>
                </pic:pic>
              </a:graphicData>
            </a:graphic>
          </wp:inline>
        </w:drawing>
      </w:r>
    </w:p>
    <w:p w14:paraId="7BB217F3" w14:textId="47F90596" w:rsidR="00452766" w:rsidRPr="008F6840" w:rsidRDefault="00452766" w:rsidP="00452766">
      <w:pPr>
        <w:pStyle w:val="ac"/>
        <w:jc w:val="center"/>
      </w:pPr>
      <w:r w:rsidRPr="00334AF9">
        <w:t xml:space="preserve">Σχήμα </w:t>
      </w:r>
      <w:r w:rsidR="000E5B75">
        <w:fldChar w:fldCharType="begin"/>
      </w:r>
      <w:r w:rsidR="000E5B75">
        <w:instrText xml:space="preserve"> SEQ Σχήμα \* ARABIC </w:instrText>
      </w:r>
      <w:r w:rsidR="000E5B75">
        <w:fldChar w:fldCharType="separate"/>
      </w:r>
      <w:r w:rsidR="00157B21">
        <w:rPr>
          <w:noProof/>
        </w:rPr>
        <w:t>1</w:t>
      </w:r>
      <w:r w:rsidR="000E5B75">
        <w:rPr>
          <w:noProof/>
        </w:rPr>
        <w:fldChar w:fldCharType="end"/>
      </w:r>
      <w:r w:rsidRPr="00334AF9">
        <w:t xml:space="preserve">: Δομή ενός </w:t>
      </w:r>
      <w:r w:rsidR="00A0654A">
        <w:t>πλήρους</w:t>
      </w:r>
      <w:r w:rsidR="00A0654A" w:rsidRPr="00334AF9">
        <w:t xml:space="preserve"> </w:t>
      </w:r>
      <w:r w:rsidRPr="00334AF9">
        <w:t>συνδεδεμένου νευρωνικού δικτύου με ένα κρυφό επίπεδο.</w:t>
      </w:r>
    </w:p>
    <w:p w14:paraId="1E319185" w14:textId="77777777" w:rsidR="00351A66" w:rsidRPr="008F6840" w:rsidRDefault="00351A66" w:rsidP="00351A66"/>
    <w:p w14:paraId="4DB38C81" w14:textId="2576ABA9" w:rsidR="007213E7" w:rsidRPr="00334AF9" w:rsidRDefault="007515DF" w:rsidP="007515DF">
      <w:pPr>
        <w:pStyle w:val="2"/>
        <w:rPr>
          <w:bCs/>
        </w:rPr>
      </w:pPr>
      <w:bookmarkStart w:id="105" w:name="_Toc240123189"/>
      <w:r w:rsidRPr="00334AF9">
        <w:rPr>
          <w:bCs/>
        </w:rPr>
        <w:t>Συνελικτικά Νευρωνικά Δίκτυα</w:t>
      </w:r>
      <w:bookmarkEnd w:id="105"/>
      <w:r w:rsidR="00A0654A">
        <w:rPr>
          <w:bCs/>
        </w:rPr>
        <w:t xml:space="preserve"> (</w:t>
      </w:r>
      <w:r w:rsidR="00A0654A">
        <w:rPr>
          <w:bCs/>
          <w:lang w:val="en-US"/>
        </w:rPr>
        <w:t>CNNs)</w:t>
      </w:r>
    </w:p>
    <w:p w14:paraId="0BEBBB7F" w14:textId="65E732A5" w:rsidR="007515DF" w:rsidRPr="00334AF9" w:rsidRDefault="00A0654A" w:rsidP="007515DF">
      <w:pPr>
        <w:pStyle w:val="3"/>
      </w:pPr>
      <w:bookmarkStart w:id="106" w:name="_Toc240123190"/>
      <w:r>
        <w:t xml:space="preserve">Γενικά </w:t>
      </w:r>
      <w:bookmarkEnd w:id="106"/>
    </w:p>
    <w:p w14:paraId="0B869A04" w14:textId="7F9435A7" w:rsidR="007515DF" w:rsidRPr="00334AF9" w:rsidRDefault="007515DF" w:rsidP="007515DF">
      <w:r w:rsidRPr="00334AF9">
        <w:t xml:space="preserve">Στην </w:t>
      </w:r>
      <w:r w:rsidR="0073499A" w:rsidRPr="00334AF9">
        <w:t>εργασία</w:t>
      </w:r>
      <w:r w:rsidRPr="00334AF9">
        <w:t xml:space="preserve"> </w:t>
      </w:r>
      <w:r w:rsidR="0073499A" w:rsidRPr="00334AF9">
        <w:t>αυτή</w:t>
      </w:r>
      <w:r w:rsidRPr="00334AF9">
        <w:t xml:space="preserve"> μια εικόνα αποτελείται </w:t>
      </w:r>
      <w:r w:rsidR="0073499A" w:rsidRPr="00334AF9">
        <w:t>από</w:t>
      </w:r>
      <w:r w:rsidRPr="00334AF9">
        <w:t xml:space="preserve"> 128x128 pixels και </w:t>
      </w:r>
      <w:r w:rsidR="0073499A" w:rsidRPr="00334AF9">
        <w:t>είναι</w:t>
      </w:r>
      <w:r w:rsidRPr="00334AF9">
        <w:t xml:space="preserve"> </w:t>
      </w:r>
      <w:r w:rsidR="0073499A" w:rsidRPr="00334AF9">
        <w:t>έγχρωμη</w:t>
      </w:r>
      <w:r w:rsidRPr="00334AF9">
        <w:t xml:space="preserve">. </w:t>
      </w:r>
      <w:r w:rsidR="0073499A" w:rsidRPr="00334AF9">
        <w:t>Αυτό</w:t>
      </w:r>
      <w:r w:rsidRPr="00334AF9">
        <w:t xml:space="preserve"> σημαίνει </w:t>
      </w:r>
      <w:r w:rsidR="0073499A" w:rsidRPr="00334AF9">
        <w:t>ότι</w:t>
      </w:r>
      <w:r w:rsidRPr="00334AF9">
        <w:t xml:space="preserve"> στην είσοδο ενός </w:t>
      </w:r>
      <w:r w:rsidR="0073499A" w:rsidRPr="00334AF9">
        <w:t>δικτύου</w:t>
      </w:r>
      <w:r w:rsidRPr="00334AF9">
        <w:t xml:space="preserve"> μια </w:t>
      </w:r>
      <w:r w:rsidR="0073499A" w:rsidRPr="00334AF9">
        <w:t>τέτοια</w:t>
      </w:r>
      <w:r w:rsidRPr="00334AF9">
        <w:t xml:space="preserve"> εικόνα μεταφράζεται σε 128×128×3 </w:t>
      </w:r>
      <w:r w:rsidR="0073499A" w:rsidRPr="00334AF9">
        <w:t>άρα</w:t>
      </w:r>
      <w:r w:rsidRPr="00334AF9">
        <w:t xml:space="preserve"> σε</w:t>
      </w:r>
      <w:r w:rsidR="00351A66">
        <w:t xml:space="preserve"> περίπου </w:t>
      </w:r>
      <w:r w:rsidRPr="00334AF9">
        <w:t xml:space="preserve">49.000 τιμές. Σε ένα </w:t>
      </w:r>
      <w:r w:rsidR="0073499A" w:rsidRPr="00334AF9">
        <w:t>πλήρως</w:t>
      </w:r>
      <w:r w:rsidRPr="00334AF9">
        <w:t xml:space="preserve"> συνδεδεμένο νευρωνικό </w:t>
      </w:r>
      <w:r w:rsidR="0073499A" w:rsidRPr="00334AF9">
        <w:t>δίκτυο</w:t>
      </w:r>
      <w:r w:rsidRPr="00334AF9">
        <w:t xml:space="preserve"> σαν </w:t>
      </w:r>
      <w:r w:rsidR="0073499A" w:rsidRPr="00334AF9">
        <w:t>αυτό</w:t>
      </w:r>
      <w:r w:rsidRPr="00334AF9">
        <w:t xml:space="preserve"> για παράδειγμα του σχήματος 1</w:t>
      </w:r>
      <w:r w:rsidR="00351A66">
        <w:t>,</w:t>
      </w:r>
      <w:r w:rsidRPr="00334AF9">
        <w:t xml:space="preserve"> κάθε νευρώνας </w:t>
      </w:r>
      <w:r w:rsidR="00943825">
        <w:t xml:space="preserve">συνδέεται </w:t>
      </w:r>
      <w:r w:rsidRPr="00334AF9">
        <w:t xml:space="preserve">με όλους τους κόμβους του επιπέδου </w:t>
      </w:r>
      <w:r w:rsidR="0073499A" w:rsidRPr="00334AF9">
        <w:t>εισόδου</w:t>
      </w:r>
      <w:r w:rsidRPr="00334AF9">
        <w:t xml:space="preserve">. </w:t>
      </w:r>
      <w:r w:rsidR="0073499A" w:rsidRPr="00334AF9">
        <w:t>Αυτό</w:t>
      </w:r>
      <w:r w:rsidRPr="00334AF9">
        <w:t xml:space="preserve"> </w:t>
      </w:r>
      <w:r w:rsidR="0073499A" w:rsidRPr="00334AF9">
        <w:t>σημαίνει</w:t>
      </w:r>
      <w:r w:rsidRPr="00334AF9">
        <w:t xml:space="preserve"> πως αν για παράδειγμα το πρώτο κρυφό επίπεδο είχε 100 νευρώνες, θα είχαμε </w:t>
      </w:r>
      <w:r w:rsidR="00C27EA6">
        <w:t xml:space="preserve">περίπου </w:t>
      </w:r>
      <w:r w:rsidRPr="00334AF9">
        <w:t xml:space="preserve">5 εκατομμύρια βάρη μόνο στο πρώτο επίπεδο. Ένας τόσο μεγάλος αριθμός παραμέτρων καθιστά την εκπαίδευση εξαιρετικά χρονοβόρα, αυξάνει δραματικά τις υπολογιστικές απαιτήσεις και οδηγεί σχεδόν αναπόφευκτα σε υπερπροσαρμογή (overfitting), αγνοώντας παράλληλα τη χωρική διάταξη των γειτονικών pixels. </w:t>
      </w:r>
    </w:p>
    <w:p w14:paraId="5CE9CA1D" w14:textId="76097457" w:rsidR="007515DF" w:rsidRPr="00334AF9" w:rsidRDefault="007515DF" w:rsidP="007515DF">
      <w:r w:rsidRPr="00334AF9">
        <w:t>Τα συνελικτικά νευρωνικά δίκτυα αντιμετωπίζουν αυτά τα προβλήματα αντικαθιστώντας την πλήρη σύνδεση με την πράξη της συνέλιξης</w:t>
      </w:r>
      <w:r w:rsidR="00FC620A" w:rsidRPr="008F6840">
        <w:t xml:space="preserve"> </w:t>
      </w:r>
      <w:r w:rsidR="00C60430">
        <w:t>[2]</w:t>
      </w:r>
      <w:r w:rsidRPr="00334AF9">
        <w:t xml:space="preserve">. Αντί κάθε νευρώνας να συνδέεται με όλα τα pixels της εισόδου, χρησιμοποιείται ένα φίλτρο (filter ή kernel), δηλαδή ένας πίνακας με βάρη (π.χ. 3×3), ο οποίος ολισθαίνει πάνω σε όλη την εικόνα και σε κάθε θέση υπολογίζει το σταθμισμένο άθροισμα των pixels που καλύπτει. Το σύνολο των τιμών που παράγει σε κάθε θέση αποτελεί έναν χάρτη χαρακτηριστικών (feature map). Αποτέλεσμα αυτού είναι κάθε τιμή του feature map να εξαρτάται μόνο </w:t>
      </w:r>
      <w:r w:rsidRPr="00334AF9">
        <w:lastRenderedPageBreak/>
        <w:t>από μια τοπική περιοχή της εικόνας και όχι από ολόκληρη (τοπική συνδεσιμότητα). Επιπλέον, το ίδιο φίλτρο εφαρμόζεται σε όλες τις θέσεις (parameter sharing), γεγονός που μειώνει δραστικά τον αριθμό των παραμέτρων και επιτρέπει την ανίχνευση του ίδιου μοτίβου (π.χ. μιας ακμής) οπουδήποτε κι αν βρίσκεται στην εικόνα. Κάθε φίλτρο μαθαίνει να ανιχνεύει ένα συγκεκριμένο μοτίβο και χρησιμοποιώντας πολλά φίλτρα σε κάθε επίπεδο, το δίκτυο παράγει πολλούς feature maps, καθένας από τους οποίους ανιχνεύει διαφορετικό χαρακτηριστικό (π.χ. ακμές, γωνίες, υφές).</w:t>
      </w:r>
    </w:p>
    <w:p w14:paraId="1CA90A16" w14:textId="76EA9F1E" w:rsidR="00452766" w:rsidRPr="00334AF9" w:rsidRDefault="00452766" w:rsidP="00452766">
      <w:pPr>
        <w:pStyle w:val="3"/>
        <w:rPr>
          <w:bCs/>
        </w:rPr>
      </w:pPr>
      <w:bookmarkStart w:id="107" w:name="_Toc240123191"/>
      <w:r w:rsidRPr="00334AF9">
        <w:rPr>
          <w:bCs/>
        </w:rPr>
        <w:t>Συναρτήσεις ενεργοποίησης</w:t>
      </w:r>
      <w:bookmarkEnd w:id="107"/>
    </w:p>
    <w:p w14:paraId="65A77CAA" w14:textId="5D8199F2" w:rsidR="00452766" w:rsidRPr="00334AF9" w:rsidRDefault="00452766" w:rsidP="00452766">
      <w:r w:rsidRPr="00334AF9">
        <w:t xml:space="preserve">Η πράξη της συνέλιξης (σταθμισμένο άθροισμα) είναι γραμμική. Για τον λόγο αυτό, στα περισσότερα CNNs, μετά από κάθε συνελικτικό επίπεδο ακολουθεί ένα μη γραμμικό επίπεδο ενεργοποίησης (activation layer). Οι </w:t>
      </w:r>
      <w:r w:rsidR="00236725">
        <w:t>πίνακες χαρακτηριστικών (</w:t>
      </w:r>
      <w:r w:rsidRPr="00334AF9">
        <w:t>feature maps</w:t>
      </w:r>
      <w:r w:rsidR="00236725">
        <w:t>)</w:t>
      </w:r>
      <w:r w:rsidRPr="00334AF9">
        <w:t xml:space="preserve"> που παράγονται από το συνελικτικό επίπεδο περνούν ως είσοδο</w:t>
      </w:r>
      <w:r w:rsidR="00A51995">
        <w:t>ς</w:t>
      </w:r>
      <w:r w:rsidRPr="00334AF9">
        <w:t xml:space="preserve"> στο επίπεδο ενεργοποίησης, το οποίο εισάγει μη γραμμικότητα στο δίκτυο. Αυτό είναι απαραίτητο, διότι η διαδοχική εφαρμογή γραμμικών πράξεων ισοδυναμεί με μία ενιαία γραμμική πράξη και το δίκτυο θα ισοδυναμούσε με δίκτυο ενός μόνο επιπέδου, ανεξαρτήτως του πλήθους των επιπέδων του. Η μη γραμμικότητα καθιστά το δίκτυο ικανό να μαθαίνει πιο σύνθετες αναπαραστάσεις και μοτίβα.</w:t>
      </w:r>
    </w:p>
    <w:p w14:paraId="65667F37" w14:textId="64BB06D8" w:rsidR="00452766" w:rsidRPr="00334AF9" w:rsidRDefault="00452766" w:rsidP="00452766">
      <w:r w:rsidRPr="00334AF9">
        <w:t xml:space="preserve">Μια </w:t>
      </w:r>
      <w:r w:rsidR="00B211C3">
        <w:t xml:space="preserve">από </w:t>
      </w:r>
      <w:r w:rsidRPr="00334AF9">
        <w:t>τις πιο διαδεδομένες και αρκετά δημοφιλ</w:t>
      </w:r>
      <w:r w:rsidR="00AD5C8B">
        <w:t>εί</w:t>
      </w:r>
      <w:r w:rsidRPr="00334AF9">
        <w:t xml:space="preserve">ς </w:t>
      </w:r>
      <w:r w:rsidR="0073499A" w:rsidRPr="00334AF9">
        <w:t>συν</w:t>
      </w:r>
      <w:r w:rsidR="008D55EC">
        <w:t>αρτήσεις ενεργοποίησης</w:t>
      </w:r>
      <w:r w:rsidRPr="00334AF9">
        <w:t xml:space="preserve"> </w:t>
      </w:r>
      <w:r w:rsidR="0073499A" w:rsidRPr="00334AF9">
        <w:t>είναι</w:t>
      </w:r>
      <w:r w:rsidRPr="00334AF9">
        <w:t xml:space="preserve"> η R</w:t>
      </w:r>
      <w:r w:rsidR="009B4FE4">
        <w:rPr>
          <w:lang w:val="en-US"/>
        </w:rPr>
        <w:t>e</w:t>
      </w:r>
      <w:r w:rsidRPr="00334AF9">
        <w:t xml:space="preserve">LU(Rectified Linear Unit) : </w:t>
      </w:r>
    </w:p>
    <w:p w14:paraId="282B4BAE" w14:textId="30039D41" w:rsidR="00452766" w:rsidRPr="00334AF9" w:rsidRDefault="00452766" w:rsidP="00452766">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0,x</m:t>
                  </m:r>
                </m:e>
              </m:d>
            </m:e>
          </m:func>
        </m:oMath>
      </m:oMathPara>
    </w:p>
    <w:p w14:paraId="20031EDD" w14:textId="77777777" w:rsidR="00452766" w:rsidRPr="00334AF9" w:rsidRDefault="00452766" w:rsidP="00452766">
      <w:r w:rsidRPr="00334AF9">
        <w:t>Είναι απλή στην υλοποίηση, αφού αποτελείται μόνο από μια συνάρτηση max η οποία μηδενίζει τις αρνητικές τιμές και κρατά τις θετικές. Οι μηδενικές τιμές ενεργοποίησης οδηγούν σε μια αραιή αναπαράσταση (sparse representation), η οποία μπορεί να επιταχύνει τη μάθηση και να απλοποιήσει το μοντέλο. Στην παρούσα εργασία χρησιμοποιήθηκε στο Custom CNN και στα μοντέλα EfficientNet και MobileNet.</w:t>
      </w:r>
    </w:p>
    <w:p w14:paraId="29859F84" w14:textId="29143B17" w:rsidR="00452766" w:rsidRPr="00334AF9" w:rsidRDefault="00452766" w:rsidP="00452766">
      <w:commentRangeStart w:id="108"/>
      <w:r w:rsidRPr="00334AF9">
        <w:t xml:space="preserve">H GELU (Gaussian Error Linear Unit) </w:t>
      </w:r>
      <w:commentRangeEnd w:id="108"/>
      <w:r w:rsidR="001F55B0">
        <w:rPr>
          <w:rStyle w:val="af1"/>
          <w:sz w:val="22"/>
          <w:szCs w:val="20"/>
        </w:rPr>
        <w:commentReference w:id="108"/>
      </w:r>
      <w:r w:rsidR="00B211C3">
        <w:t xml:space="preserve">από </w:t>
      </w:r>
      <w:r w:rsidRPr="00334AF9">
        <w:t xml:space="preserve">την άλλη </w:t>
      </w:r>
      <w:r w:rsidR="0073499A" w:rsidRPr="00334AF9">
        <w:t>είναι</w:t>
      </w:r>
      <w:r w:rsidRPr="00334AF9">
        <w:t xml:space="preserve"> ομαλότερη στον υπολογισμό και αντί για </w:t>
      </w:r>
      <w:commentRangeStart w:id="109"/>
      <w:r w:rsidRPr="00334AF9">
        <w:t xml:space="preserve">απότομο μηδενισμό στο 0, </w:t>
      </w:r>
      <w:commentRangeEnd w:id="109"/>
      <w:r w:rsidR="001F55B0" w:rsidRPr="00334AF9">
        <w:rPr>
          <w:rStyle w:val="af1"/>
          <w:sz w:val="22"/>
          <w:szCs w:val="20"/>
        </w:rPr>
        <w:commentReference w:id="109"/>
      </w:r>
      <w:r w:rsidRPr="00334AF9">
        <w:t xml:space="preserve">κάνει λεία μετάβαση και αφήνει μικρές αρνητικές τιμές να περνούν ελαφρώς. Χρησιμοποιήθηκε στο μοντέλο ConvNeXt που </w:t>
      </w:r>
      <w:r w:rsidR="0073499A" w:rsidRPr="00334AF9">
        <w:t>αποτελεί</w:t>
      </w:r>
      <w:r w:rsidRPr="00334AF9">
        <w:t xml:space="preserve"> την  τυπική </w:t>
      </w:r>
      <w:r w:rsidR="0073499A" w:rsidRPr="00334AF9">
        <w:t>συνάρτηση</w:t>
      </w:r>
      <w:r w:rsidRPr="00334AF9">
        <w:t xml:space="preserve">  ενεργοποίησης του.</w:t>
      </w:r>
    </w:p>
    <w:p w14:paraId="5EC0F7BA" w14:textId="2728D8C0" w:rsidR="00452766" w:rsidRPr="00334AF9" w:rsidRDefault="008B0504" w:rsidP="00452766">
      <w:pPr>
        <w:pStyle w:val="3"/>
        <w:rPr>
          <w:bCs/>
        </w:rPr>
      </w:pPr>
      <w:bookmarkStart w:id="110" w:name="_Toc240123192"/>
      <w:r w:rsidRPr="00334AF9">
        <w:rPr>
          <w:bCs/>
        </w:rPr>
        <w:t>Υποδειγματοληψία (pooling)</w:t>
      </w:r>
      <w:bookmarkEnd w:id="110"/>
    </w:p>
    <w:p w14:paraId="2EDA541A" w14:textId="108D35E3" w:rsidR="008B0504" w:rsidRPr="00334AF9" w:rsidRDefault="0073499A" w:rsidP="008B0504">
      <w:r w:rsidRPr="00334AF9">
        <w:t>Συχνά</w:t>
      </w:r>
      <w:r w:rsidR="008B0504" w:rsidRPr="00334AF9">
        <w:t xml:space="preserve">, μετά </w:t>
      </w:r>
      <w:r w:rsidR="00B211C3">
        <w:t xml:space="preserve">από </w:t>
      </w:r>
      <w:r w:rsidR="008B0504" w:rsidRPr="00334AF9">
        <w:t xml:space="preserve">τα </w:t>
      </w:r>
      <w:r w:rsidR="00C8474C">
        <w:t xml:space="preserve">συνελικτικά επίπεδα και τα επίπεδα ενεργοποίησης, </w:t>
      </w:r>
      <w:r w:rsidR="008B0504" w:rsidRPr="00334AF9">
        <w:t xml:space="preserve"> ακολουθεί ένα επίπεδο υποδειγματοληψίας (pooling layer). Το MaxPooling που </w:t>
      </w:r>
      <w:r w:rsidRPr="00334AF9">
        <w:t>χρησιμοποιήθηκε</w:t>
      </w:r>
      <w:r w:rsidR="008B0504" w:rsidRPr="00334AF9">
        <w:t xml:space="preserve"> στην </w:t>
      </w:r>
      <w:r w:rsidRPr="00334AF9">
        <w:t>εργασία</w:t>
      </w:r>
      <w:r w:rsidR="008B0504" w:rsidRPr="00334AF9">
        <w:t xml:space="preserve"> χωρίζει </w:t>
      </w:r>
      <w:r w:rsidR="00C8474C">
        <w:t xml:space="preserve">τους </w:t>
      </w:r>
      <w:r w:rsidR="008B0504" w:rsidRPr="00334AF9">
        <w:t xml:space="preserve"> </w:t>
      </w:r>
      <w:r w:rsidRPr="00334AF9">
        <w:t>παραγόμεν</w:t>
      </w:r>
      <w:r w:rsidR="00C8474C">
        <w:t>ους πίνακες χαρακτηριστικών</w:t>
      </w:r>
      <w:r w:rsidR="008B0504" w:rsidRPr="00334AF9">
        <w:t xml:space="preserve"> σε μικρές περιοχές και </w:t>
      </w:r>
      <w:r w:rsidR="008B0504" w:rsidRPr="00334AF9">
        <w:lastRenderedPageBreak/>
        <w:t xml:space="preserve">κρατά </w:t>
      </w:r>
      <w:r w:rsidRPr="00334AF9">
        <w:t>μόνο</w:t>
      </w:r>
      <w:r w:rsidR="008B0504" w:rsidRPr="00334AF9">
        <w:t xml:space="preserve"> τη </w:t>
      </w:r>
      <w:r w:rsidRPr="00334AF9">
        <w:t>μέγιστη</w:t>
      </w:r>
      <w:r w:rsidR="008B0504" w:rsidRPr="00334AF9">
        <w:t xml:space="preserve"> </w:t>
      </w:r>
      <w:r w:rsidRPr="00334AF9">
        <w:t>τιμή</w:t>
      </w:r>
      <w:r w:rsidR="008B0504" w:rsidRPr="00334AF9">
        <w:t xml:space="preserve"> </w:t>
      </w:r>
      <w:r w:rsidRPr="00334AF9">
        <w:t>κάθε</w:t>
      </w:r>
      <w:r w:rsidR="008B0504" w:rsidRPr="00334AF9">
        <w:t xml:space="preserve"> </w:t>
      </w:r>
      <w:r w:rsidRPr="00334AF9">
        <w:t>περιοχής</w:t>
      </w:r>
      <w:r w:rsidR="008B0504" w:rsidRPr="00334AF9">
        <w:t xml:space="preserve">. </w:t>
      </w:r>
      <w:r w:rsidRPr="00334AF9">
        <w:t>Έτσι</w:t>
      </w:r>
      <w:r w:rsidR="008B0504" w:rsidRPr="00334AF9">
        <w:t xml:space="preserve">  μειώνει το μέγεθος των δεδομένων κρατώντας μόνο τις πιο σημαντικές πληροφορίες.</w:t>
      </w:r>
    </w:p>
    <w:p w14:paraId="08D9277D" w14:textId="6F15A590" w:rsidR="008B0504" w:rsidRPr="00334AF9" w:rsidRDefault="008B0504" w:rsidP="008B0504">
      <w:r w:rsidRPr="00334AF9">
        <w:t xml:space="preserve">Πριν την τελική ταξινόμηση χρησιμοποιείται το GlobalAveragePooling. Παίρνει τον μέσο όρο ολόκληρου κάθε feature map και παράγει μία τιμή ανά χάρτη. Με τον τρόπο αυτό μειώνει δραστικά τις διαστάσεις, μετατρέποντας τους δισδιάστατους </w:t>
      </w:r>
      <w:r w:rsidR="008D6F98" w:rsidRPr="008D6F98">
        <w:t>πίνακες χαρακτηριστικών</w:t>
      </w:r>
      <w:r w:rsidRPr="00334AF9">
        <w:t xml:space="preserve"> σε ένα διάνυσμα, το οποίο τροφοδοτεί το πλήρως διασυνδεδεμένο επίπεδο (dense layer) στο τέλος του δικτύου.</w:t>
      </w:r>
    </w:p>
    <w:p w14:paraId="611A0063" w14:textId="0DCCA92D" w:rsidR="008B0504" w:rsidRPr="00334AF9" w:rsidRDefault="008B0504" w:rsidP="008B0504">
      <w:r w:rsidRPr="00334AF9">
        <w:t>Συνοπτικά, το MaxPooling είναι ένα ενδιάμεσο επίπεδο που μειώνει σταδιακά τις διαστάσεις μέσα στο δίκτυο, ενώ το GlobalAveragePooling γεφυρώνει το συνελικτικό μέρος με το τελικό μέρος του δικτύου, όπου γίνεται η ταξινόμηση.</w:t>
      </w:r>
    </w:p>
    <w:p w14:paraId="5A1B9181" w14:textId="6BAA968E" w:rsidR="00200C04" w:rsidRPr="00334AF9" w:rsidRDefault="00200C04" w:rsidP="00200C04">
      <w:pPr>
        <w:pStyle w:val="3"/>
      </w:pPr>
      <w:bookmarkStart w:id="111" w:name="_Toc240123193"/>
      <w:r w:rsidRPr="00334AF9">
        <w:t>Δομή ενός πλήρους συνελικτικού νευρωνικού δικτύου</w:t>
      </w:r>
      <w:bookmarkEnd w:id="111"/>
    </w:p>
    <w:p w14:paraId="5DE4C942" w14:textId="4105A19D" w:rsidR="00200C04" w:rsidRPr="00334AF9" w:rsidRDefault="00200C04" w:rsidP="00200C04">
      <w:r w:rsidRPr="00334AF9">
        <w:t>Ένα συνελικτικό νευρωνικό δίκτυο αποτελείται από επαναλαμβανόμενους συνδυασμούς συνελικτικών επιπέδων (convolution), ακολουθούμενων από επίπεδο ενεργοποίησης (activation) και υποδειγματοληψίας (pooling). Όσο προχωρά σε βάθος, οι διαστάσεις των feature maps μικραίνουν (λόγω pooling), ενώ ο αριθμός τους συνήθως αυξάνεται. Έτσι το δίκτυο μαθαίνει ιεραρχικά</w:t>
      </w:r>
      <w:r w:rsidR="008D6F98">
        <w:t>.</w:t>
      </w:r>
      <w:r w:rsidRPr="00334AF9">
        <w:t xml:space="preserve"> </w:t>
      </w:r>
      <w:r w:rsidR="008D6F98">
        <w:t>Τ</w:t>
      </w:r>
      <w:r w:rsidRPr="00334AF9">
        <w:t>α πρώτα επίπεδα ανιχνεύουν απλά, τοπικά χαρακτηριστικά (π.χ. ακμές), ενώ τα βαθύτερα συνδυάζουν αυτά σε πιο σύνθετα και αφηρημένα μοτίβα (σχήματα, μέρη οργανισμών).</w:t>
      </w:r>
    </w:p>
    <w:p w14:paraId="42EACF4E" w14:textId="0734D11A" w:rsidR="0084548D" w:rsidRPr="00217495" w:rsidRDefault="00200C04" w:rsidP="00200C04">
      <w:pPr>
        <w:rPr>
          <w:ins w:id="112" w:author="Petros Kontos" w:date="2026-09-17T18:44:00Z" w16du:dateUtc="2026-09-17T15:44:00Z"/>
          <w:rPrChange w:id="113" w:author="Petros Kontos" w:date="2026-09-17T18:59:00Z" w16du:dateUtc="2026-09-17T15:59:00Z">
            <w:rPr>
              <w:ins w:id="114" w:author="Petros Kontos" w:date="2026-09-17T18:44:00Z" w16du:dateUtc="2026-09-17T15:44:00Z"/>
              <w:lang w:val="en-US"/>
            </w:rPr>
          </w:rPrChange>
        </w:rPr>
      </w:pPr>
      <w:r w:rsidRPr="00334AF9">
        <w:t xml:space="preserve">Στο τέλος του συνελικτικού μέρους, οι </w:t>
      </w:r>
      <w:r w:rsidR="002876DB">
        <w:t>πίνακες χαρακτηριστικών</w:t>
      </w:r>
      <w:r w:rsidRPr="00334AF9">
        <w:t xml:space="preserve"> μετατρέπονται σε ένα διάνυσμα μέσω του GlobalAveragePooling, ώστε να τροφοδοτηθεί το τελικό τμήμα του δικτύου που πραγματοποιεί την ταξινόμηση (classification head). Το τμήμα αυτό αποτελείται από ένα ή περισσότερα πλήρως συνδεδεμένα επίπεδα (</w:t>
      </w:r>
      <w:r w:rsidR="0073499A" w:rsidRPr="00334AF9">
        <w:t>Dense</w:t>
      </w:r>
      <w:r w:rsidRPr="00334AF9">
        <w:t xml:space="preserve"> layers),  στα οποία κάθε νευρώνας συνδέεται με όλες τις εξόδους του προηγούμενου </w:t>
      </w:r>
      <w:r w:rsidR="00E05BB5" w:rsidRPr="00334AF9">
        <w:t>επιπ</w:t>
      </w:r>
      <w:r w:rsidR="00E05BB5">
        <w:t>έδου</w:t>
      </w:r>
      <w:r w:rsidRPr="00334AF9">
        <w:t xml:space="preserve">, και καταλήγει </w:t>
      </w:r>
      <w:r w:rsidR="001F55B0">
        <w:t xml:space="preserve">συνήθως </w:t>
      </w:r>
      <w:r w:rsidRPr="00334AF9">
        <w:t>σε ένα τελικό επίπεδο με συνάρτηση softmax</w:t>
      </w:r>
      <w:r w:rsidR="00217495">
        <w:t>, που ορίζεται ως</w:t>
      </w:r>
      <w:r w:rsidR="00217495">
        <w:rPr>
          <w:lang w:val="en-US"/>
        </w:rPr>
        <w:t>:</w:t>
      </w:r>
      <w:del w:id="115" w:author="Petros Kontos" w:date="2026-09-17T18:59:00Z" w16du:dateUtc="2026-09-17T15:59:00Z">
        <w:r w:rsidRPr="00334AF9" w:rsidDel="00217495">
          <w:delText>.</w:delText>
        </w:r>
      </w:del>
    </w:p>
    <w:p w14:paraId="5DC6EC47" w14:textId="2F2C41F2" w:rsidR="00200C04" w:rsidRPr="00334AF9" w:rsidRDefault="0084548D" w:rsidP="00217495">
      <w:pPr>
        <w:keepNext/>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35</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m:t>,i=1,…,35</m:t>
          </m:r>
          <m:r>
            <w:rPr>
              <w:rFonts w:ascii="Cambria Math" w:hAnsi="Cambria Math"/>
            </w:rPr>
            <m:t xml:space="preserve"> </m:t>
          </m:r>
          <m:r>
            <w:br/>
          </m:r>
        </m:oMath>
      </m:oMathPara>
      <w:r w:rsidR="00217495" w:rsidRPr="00217495">
        <w:t xml:space="preserve">όπου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217495">
        <w:t xml:space="preserve"> </w:t>
      </w:r>
      <w:r w:rsidR="00217495" w:rsidRPr="00217495">
        <w:t xml:space="preserve">είναι η πιθανότητα της κλάσης </w:t>
      </w:r>
      <m:oMath>
        <m:r>
          <w:rPr>
            <w:rFonts w:ascii="Cambria Math" w:hAnsi="Cambria Math"/>
          </w:rPr>
          <m:t>i</m:t>
        </m:r>
      </m:oMath>
      <w:r w:rsidR="00217495" w:rsidRPr="00217495">
        <w:t xml:space="preserve">, </w:t>
      </w:r>
      <m:oMath>
        <m:sSub>
          <m:sSubPr>
            <m:ctrlPr>
              <w:rPr>
                <w:rFonts w:ascii="Cambria Math" w:hAnsi="Cambria Math"/>
              </w:rPr>
            </m:ctrlPr>
          </m:sSubPr>
          <m:e>
            <m:r>
              <w:rPr>
                <w:rFonts w:ascii="Cambria Math" w:hAnsi="Cambria Math"/>
              </w:rPr>
              <m:t>z</m:t>
            </m:r>
          </m:e>
          <m:sub>
            <m:r>
              <w:rPr>
                <w:rFonts w:ascii="Cambria Math" w:hAnsi="Cambria Math"/>
              </w:rPr>
              <m:t>i</m:t>
            </m:r>
            <m:r>
              <w:ins w:id="116" w:author="Petros Kontos" w:date="2026-09-17T18:57:00Z" w16du:dateUtc="2026-09-17T15:57:00Z">
                <w:rPr>
                  <w:rFonts w:ascii="Cambria Math" w:hAnsi="Cambria Math"/>
                </w:rPr>
                <m:t xml:space="preserve"> </m:t>
              </w:ins>
            </m:r>
          </m:sub>
        </m:sSub>
      </m:oMath>
      <w:r w:rsidR="00217495" w:rsidRPr="00217495">
        <w:t>είναι η αρχική έξοδος του μοντέλου για τη συγκεκριμένη κλάση και ο παρονομαστής περιλαμβάνει τις εξόδους και των 35 κλάσεων.</w:t>
      </w:r>
      <w:r w:rsidR="00200C04" w:rsidRPr="00334AF9">
        <w:rPr>
          <w:noProof/>
        </w:rPr>
        <w:drawing>
          <wp:inline distT="0" distB="0" distL="0" distR="0" wp14:anchorId="3394AA5E" wp14:editId="67132CF3">
            <wp:extent cx="5274945" cy="912816"/>
            <wp:effectExtent l="0" t="0" r="1905" b="1905"/>
            <wp:docPr id="1553183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945" cy="912816"/>
                    </a:xfrm>
                    <a:prstGeom prst="rect">
                      <a:avLst/>
                    </a:prstGeom>
                    <a:noFill/>
                    <a:ln>
                      <a:noFill/>
                    </a:ln>
                  </pic:spPr>
                </pic:pic>
              </a:graphicData>
            </a:graphic>
          </wp:inline>
        </w:drawing>
      </w:r>
    </w:p>
    <w:p w14:paraId="512D0F77" w14:textId="0D371F0A" w:rsidR="00200C04" w:rsidRPr="00334AF9" w:rsidRDefault="00200C04" w:rsidP="00200C04">
      <w:pPr>
        <w:pStyle w:val="ac"/>
        <w:jc w:val="center"/>
      </w:pPr>
      <w:r w:rsidRPr="00334AF9">
        <w:t xml:space="preserve">Σχήμα </w:t>
      </w:r>
      <w:r w:rsidR="000E5B75">
        <w:fldChar w:fldCharType="begin"/>
      </w:r>
      <w:r w:rsidR="000E5B75">
        <w:instrText xml:space="preserve"> SEQ Σχήμα \* ARABIC </w:instrText>
      </w:r>
      <w:r w:rsidR="000E5B75">
        <w:fldChar w:fldCharType="separate"/>
      </w:r>
      <w:r w:rsidR="00157B21">
        <w:rPr>
          <w:noProof/>
        </w:rPr>
        <w:t>2</w:t>
      </w:r>
      <w:r w:rsidR="000E5B75">
        <w:rPr>
          <w:noProof/>
        </w:rPr>
        <w:fldChar w:fldCharType="end"/>
      </w:r>
      <w:r w:rsidRPr="00334AF9">
        <w:t>: Τυπική δομή ενός συνελικτικού νευρωνικού δικτύου.</w:t>
      </w:r>
    </w:p>
    <w:p w14:paraId="705F24AA" w14:textId="330B617C" w:rsidR="00A0628E" w:rsidRPr="00334AF9" w:rsidRDefault="00A0628E" w:rsidP="00A0628E">
      <w:pPr>
        <w:pStyle w:val="2"/>
        <w:rPr>
          <w:bCs/>
        </w:rPr>
      </w:pPr>
      <w:bookmarkStart w:id="117" w:name="_Toc240123194"/>
      <w:r w:rsidRPr="00334AF9">
        <w:rPr>
          <w:bCs/>
        </w:rPr>
        <w:lastRenderedPageBreak/>
        <w:t>Κανονικοποίηση σε βαθιά δίκτυα</w:t>
      </w:r>
      <w:bookmarkEnd w:id="117"/>
    </w:p>
    <w:p w14:paraId="357E553E" w14:textId="082C1798" w:rsidR="00A0628E" w:rsidRPr="00334AF9" w:rsidRDefault="00A0628E" w:rsidP="00A0628E">
      <w:pPr>
        <w:pStyle w:val="3"/>
        <w:rPr>
          <w:bCs/>
        </w:rPr>
      </w:pPr>
      <w:bookmarkStart w:id="118" w:name="_Toc240123195"/>
      <w:r w:rsidRPr="00334AF9">
        <w:rPr>
          <w:bCs/>
        </w:rPr>
        <w:t>Batch Normalization</w:t>
      </w:r>
      <w:bookmarkEnd w:id="118"/>
    </w:p>
    <w:p w14:paraId="476ED6CA" w14:textId="77777777" w:rsidR="00A0628E" w:rsidRPr="00334AF9" w:rsidRDefault="00A0628E" w:rsidP="00A0628E">
      <w:r w:rsidRPr="00334AF9">
        <w:t>Κατά την εκπαίδευση, οι τιμές που περνούν από επίπεδο σε επίπεδο αλλάζουν συνεχώς κατανομή, καθώς τα βάρη ενημερώνονται. Το Batch Normalization (κανονικοποίηση παρτίδας) είναι μια τεχνική που σταθεροποιεί την εκπαίδευση, προσαρμόζοντας και εξισορροπώντας τις τιμές μεταξύ των επιπέδων ενός νευρωνικού δικτύου [3].</w:t>
      </w:r>
    </w:p>
    <w:p w14:paraId="0232D043" w14:textId="660E81B5" w:rsidR="00A0628E" w:rsidRPr="00334AF9" w:rsidRDefault="00A0628E" w:rsidP="00A0628E">
      <w:r w:rsidRPr="00334AF9">
        <w:t xml:space="preserve">Για κάθε παρτίδα (batch), υπολογίζει τη μέση τιμή και τη διακύμανση. Στη συνέχεια κανονικοποιεί τις τιμές, αφαιρώντας τη μέση τιμή και διαιρώντας με την τυπική απόκλιση. </w:t>
      </w:r>
      <w:r w:rsidR="00392D6A">
        <w:t xml:space="preserve"> </w:t>
      </w:r>
      <w:r w:rsidRPr="00334AF9">
        <w:t>Μαθαίνει επίσης δύο παραμέτρους, την κλίμακα (γ) και τη μετατόπιση (β), που επιτρέπουν στο δίκτυο να προσαρμόσει το κανονικοποιημένο αποτέλεσμα.</w:t>
      </w:r>
    </w:p>
    <w:p w14:paraId="726C5BC0" w14:textId="21767AF6" w:rsidR="00A0628E" w:rsidRPr="00334AF9" w:rsidRDefault="00A0628E" w:rsidP="00A0628E">
      <w:r w:rsidRPr="00334AF9">
        <w:t>Πέρα από τα στατιστικά της κάθε παρτίδας, το Batch Normalization διατηρεί και κινούμενα στατιστικά (running statistics)</w:t>
      </w:r>
      <w:r w:rsidR="00DB1898">
        <w:t>. Κρατάει δηλαδή έ</w:t>
      </w:r>
      <w:r w:rsidRPr="00334AF9">
        <w:t>ναν τρεχούμενο μέσο όρο της μέσης τιμής και της διακύμανσης όλων των παρτίδων που έχει δει κατά την εκπαίδευση. Αυτά χρησιμοποιούνται κατά τον συμπερασμό (inference), όταν το δίκτυο επεξεργάζεται μεμονωμένες εικόνες και δεν υπάρχει παρτίδα από την οποία να υπολογιστούν στατιστικά.</w:t>
      </w:r>
    </w:p>
    <w:p w14:paraId="4208C48C" w14:textId="6ACE3274" w:rsidR="00A0628E" w:rsidRPr="00334AF9" w:rsidRDefault="00A0628E" w:rsidP="00A0628E">
      <w:r w:rsidRPr="00334AF9">
        <w:t>Το Batch Normalization λειτουργεί με δύο διαφορετικούς τρόπους (modes). Στην κατάσταση εκπαίδευσης (training mode), κανονικοποιεί χρησιμοποιώντας τα στατιστικά της τρέχουσας παρτίδας και ταυτόχρονα ενημερώνει τα κινούμενα στατιστικά του. Στην κατάσταση συμπερασμού (inference mode),</w:t>
      </w:r>
      <w:r w:rsidR="00CB4A7B" w:rsidRPr="00CB4A7B">
        <w:t xml:space="preserve"> </w:t>
      </w:r>
      <w:r w:rsidR="00CB4A7B" w:rsidRPr="00334AF9">
        <w:t>χρησιμοποιεί τα αποθηκευμένα κινούμενα στατιστικά</w:t>
      </w:r>
      <w:r w:rsidR="00CB4A7B">
        <w:t xml:space="preserve"> και </w:t>
      </w:r>
      <w:r w:rsidRPr="00334AF9">
        <w:t xml:space="preserve"> δεν υπολογίζει νέα στατιστικά [4].</w:t>
      </w:r>
    </w:p>
    <w:p w14:paraId="6568F9B6" w14:textId="3765641B" w:rsidR="00A0628E" w:rsidRPr="00334AF9" w:rsidRDefault="00A0628E" w:rsidP="00A0628E">
      <w:r w:rsidRPr="00334AF9">
        <w:t>Το ποια από τις δύο καταστάσεις είναι ενεργή δεν εξαρτάται μόνο από το αν το δίκτυο εκπαιδεύεται</w:t>
      </w:r>
      <w:r w:rsidR="0017428C">
        <w:t>. Κ</w:t>
      </w:r>
      <w:r w:rsidRPr="00334AF9">
        <w:t xml:space="preserve">αθορίζεται από το αν το συγκεκριμένο layer είναι εκπαιδεύσιμο (trainable). Όταν ένα Batch Normalization layer είναι </w:t>
      </w:r>
      <w:r w:rsidR="002E0B36">
        <w:t>εκπαιδεύσιμ</w:t>
      </w:r>
      <w:r w:rsidR="005B0DFA">
        <w:t>ο</w:t>
      </w:r>
      <w:r w:rsidRPr="00334AF9">
        <w:t>, λειτουργεί σε training mode και ενημερώνει τα κινούμενα στατιστικά του. Όταν είναι παγωμένο, λειτουργεί σε inference mode και τα διατηρεί σταθερά. Η διάκριση αυτή είναι καθοριστική κατά το fine-tuning και αναλύεται στην ενότητα 3.6.</w:t>
      </w:r>
    </w:p>
    <w:p w14:paraId="0374417A" w14:textId="5642CE48" w:rsidR="00A0628E" w:rsidRPr="00334AF9" w:rsidRDefault="00A0628E" w:rsidP="00A0628E">
      <w:r w:rsidRPr="00334AF9">
        <w:t>Συνολικά, το Batch Normalization σταθεροποιεί και επιταχύνει την εκπαίδευση και επιτρέπει τη χρήση μεγαλύτερων ρυθμών μάθησης.</w:t>
      </w:r>
    </w:p>
    <w:p w14:paraId="37CC2C09" w14:textId="4AA038CB" w:rsidR="00A0628E" w:rsidRPr="00334AF9" w:rsidRDefault="00A0628E" w:rsidP="00A0628E">
      <w:pPr>
        <w:pStyle w:val="3"/>
        <w:rPr>
          <w:bCs/>
        </w:rPr>
      </w:pPr>
      <w:bookmarkStart w:id="119" w:name="_Toc240123196"/>
      <w:r w:rsidRPr="00334AF9">
        <w:rPr>
          <w:bCs/>
        </w:rPr>
        <w:t>Layer Normalization</w:t>
      </w:r>
      <w:bookmarkEnd w:id="119"/>
    </w:p>
    <w:p w14:paraId="2C9F70FE" w14:textId="509EFD5F" w:rsidR="00A0628E" w:rsidRPr="00334AF9" w:rsidRDefault="00A0628E" w:rsidP="00A0628E">
      <w:r w:rsidRPr="00334AF9">
        <w:t>Το Layer Normalization κανονικοποιεί τις τιμές με διαφορετικό τρόπο από το Batch Normalization. Αντί να υπολογίζει στατιστικά για όλη την παρτίδα</w:t>
      </w:r>
      <w:r w:rsidR="00F01227">
        <w:t xml:space="preserve"> </w:t>
      </w:r>
      <w:r w:rsidRPr="00334AF9">
        <w:t xml:space="preserve">(batch), </w:t>
      </w:r>
      <w:r w:rsidR="00F01227">
        <w:t xml:space="preserve"> </w:t>
      </w:r>
      <w:r w:rsidRPr="00334AF9">
        <w:lastRenderedPageBreak/>
        <w:t xml:space="preserve">κανονικοποιεί κάθε δείγμα χωριστά, με βάση μόνο τα δικά του χαρακτηριστικά. Επειδή δεν βασίζεται στην παρτίδα (batch), δεν εξαρτάται από το μέγεθός της και, κυρίως, δεν διατηρεί κινούμενα στατιστικά (running statistics) [5]. </w:t>
      </w:r>
      <w:r w:rsidR="003E15DA">
        <w:t xml:space="preserve">Για τον λόγο αυτόν δοκιμάστηκε </w:t>
      </w:r>
      <w:r w:rsidRPr="00334AF9">
        <w:t>το ConvNeXt, το οποίο χρησιμοποιεί Layer Normalization.</w:t>
      </w:r>
    </w:p>
    <w:p w14:paraId="279FC6DD" w14:textId="627937F8" w:rsidR="005D7A27" w:rsidRPr="00334AF9" w:rsidRDefault="005D7A27" w:rsidP="005D7A27">
      <w:pPr>
        <w:pStyle w:val="2"/>
      </w:pPr>
      <w:bookmarkStart w:id="120" w:name="_Toc240123197"/>
      <w:r w:rsidRPr="00334AF9">
        <w:t>Εκπαίδευση και βελτιστοποίηση μοντέλων</w:t>
      </w:r>
      <w:bookmarkEnd w:id="120"/>
    </w:p>
    <w:p w14:paraId="65BA6458" w14:textId="53026500" w:rsidR="005D7A27" w:rsidRPr="008F6840" w:rsidRDefault="005D7A27" w:rsidP="005D7A27">
      <w:pPr>
        <w:pStyle w:val="3"/>
        <w:rPr>
          <w:lang w:val="en-GB"/>
        </w:rPr>
      </w:pPr>
      <w:bookmarkStart w:id="121" w:name="_Toc240123198"/>
      <w:r w:rsidRPr="00334AF9">
        <w:t>Συνάρτηση</w:t>
      </w:r>
      <w:r w:rsidRPr="008F6840">
        <w:rPr>
          <w:lang w:val="en-GB"/>
        </w:rPr>
        <w:t xml:space="preserve"> </w:t>
      </w:r>
      <w:r w:rsidRPr="00334AF9">
        <w:t>απώλειας</w:t>
      </w:r>
      <w:r w:rsidRPr="008F6840">
        <w:rPr>
          <w:lang w:val="en-GB"/>
        </w:rPr>
        <w:t xml:space="preserve"> (Categorical Cross-Entropy)</w:t>
      </w:r>
      <w:bookmarkEnd w:id="121"/>
    </w:p>
    <w:p w14:paraId="7220192A" w14:textId="77777777" w:rsidR="005D7A27" w:rsidRPr="00334AF9" w:rsidRDefault="005D7A27" w:rsidP="005D7A27">
      <w:r w:rsidRPr="00334AF9">
        <w:t>Για την εκπαίδευση ενός νευρωνικού δικτύου απαιτείται μια συνάρτηση απώλειας, η οποία εκφράζει αριθμητικά τη διαφορά μεταξύ των προβλέψεων του μοντέλου και των πραγματικών ετικετών. Υπολογίζει μια τιμή για το πόσο λανθασμένη ήταν η πρόβλεψη και, μέσω της οπισθοδιάδοσης σφάλματος (backpropagation), ενημερώνονται τα βάρη ώστε η τιμή αυτή να μειωθεί. Κατά την εκπαίδευση, το μοντέλο προσπαθεί να ελαχιστοποιήσει αυτή την τιμή, ώστε να συγκλίνει σε καλές προβλέψεις.</w:t>
      </w:r>
    </w:p>
    <w:p w14:paraId="54724EC7" w14:textId="77777777" w:rsidR="005D7A27" w:rsidRPr="00334AF9" w:rsidRDefault="005D7A27" w:rsidP="005D7A27">
      <w:r w:rsidRPr="00334AF9">
        <w:t>Για προβλήματα πολυκλασικής ταξινόμησης (multiclass classification), όπως αυτό της παρούσας εργασίας, χρησιμοποιείται η Categorical Cross-Entropy. Στο σύνολο δεδομένων ZooLake, κάθε εικόνα ανήκει σε μία από τις 35 κλάσεις. Το τελικό επίπεδο, όπως αναφέραμε στην ενότητα 2.3.4, αποτελείται από ένα πλήρως συνδεδεμένο layer με softmax, το οποίο επιστρέφει, με βάση την εικόνα εισόδου, μία πιθανότητα για καθεμία από τις κλάσεις.</w:t>
      </w:r>
    </w:p>
    <w:p w14:paraId="4044FF23" w14:textId="77777777" w:rsidR="005D7A27" w:rsidRPr="00334AF9" w:rsidRDefault="005D7A27" w:rsidP="005D7A27">
      <w:r w:rsidRPr="00334AF9">
        <w:t>Η Categorical Cross-Entropy συγκρίνει την κατανομή πιθανότητας που παράγει η softmax (μία πιθανότητα ανά κλάση) με την πραγματική ετικέτα σε μορφή one-hot. Όσο μικρότερη πιθανότητα αποδίδει το μοντέλο στη σωστή κλάση, τόσο μεγαλύτερη είναι η τιμή της απώλειας. Ορίζεται ως:</w:t>
      </w:r>
    </w:p>
    <w:p w14:paraId="31FCA933" w14:textId="022E2684" w:rsidR="005D7A27" w:rsidRPr="00334AF9" w:rsidRDefault="00000000" w:rsidP="005D7A27">
      <m:oMathPara>
        <m:oMath>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CCE</m:t>
                  </m:r>
                </m:e>
              </m:d>
            </m:sub>
          </m:sSub>
          <m:r>
            <w:rPr>
              <w:rFonts w:ascii="Cambria Math" w:hAnsi="Cambria Math"/>
            </w:rPr>
            <m:t>=-1/N</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i=1</m:t>
                  </m:r>
                </m:e>
              </m:d>
            </m:sub>
            <m:sup>
              <m:r>
                <w:rPr>
                  <w:rFonts w:ascii="Cambria Math" w:hAnsi="Cambria Math"/>
                </w:rPr>
                <m:t>N</m:t>
              </m:r>
            </m:sup>
            <m:e>
              <m:nary>
                <m:naryPr>
                  <m:chr m:val="∑"/>
                  <m:limLoc m:val="undOvr"/>
                  <m:ctrlPr>
                    <w:rPr>
                      <w:rFonts w:ascii="Cambria Math" w:hAnsi="Cambria Math"/>
                    </w:rPr>
                  </m:ctrlPr>
                </m:naryPr>
                <m:sub>
                  <m:d>
                    <m:dPr>
                      <m:ctrlPr>
                        <w:rPr>
                          <w:rFonts w:ascii="Cambria Math" w:hAnsi="Cambria Math"/>
                        </w:rPr>
                      </m:ctrlPr>
                    </m:dPr>
                    <m:e>
                      <m:r>
                        <w:rPr>
                          <w:rFonts w:ascii="Cambria Math" w:hAnsi="Cambria Math"/>
                        </w:rPr>
                        <m:t>c=1</m:t>
                      </m:r>
                    </m:e>
                  </m:d>
                </m:sub>
                <m:sup>
                  <m:r>
                    <w:rPr>
                      <w:rFonts w:ascii="Cambria Math" w:hAnsi="Cambria Math"/>
                    </w:rPr>
                    <m:t>C</m:t>
                  </m:r>
                </m:sup>
                <m:e>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i,c</m:t>
                          </m:r>
                        </m:e>
                      </m:d>
                    </m:sub>
                  </m:sSub>
                </m:e>
              </m:nary>
            </m:e>
          </m:nary>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i,c</m:t>
                      </m:r>
                    </m:e>
                  </m:d>
                </m:sub>
              </m:sSub>
            </m:e>
          </m:d>
        </m:oMath>
      </m:oMathPara>
    </w:p>
    <w:p w14:paraId="742B4AFD" w14:textId="0124B741" w:rsidR="005D7A27" w:rsidRDefault="002E0B36" w:rsidP="005D7A27">
      <w:r>
        <w:t>όπου</w:t>
      </w:r>
      <w:r w:rsidR="005D7A27" w:rsidRPr="00334AF9">
        <w:t xml:space="preserve">, </w:t>
      </w:r>
      <m:oMath>
        <m:d>
          <m:dPr>
            <m:ctrlPr>
              <w:rPr>
                <w:rFonts w:ascii="Cambria Math" w:hAnsi="Cambria Math"/>
              </w:rPr>
            </m:ctrlPr>
          </m:dPr>
          <m:e>
            <m:r>
              <w:rPr>
                <w:rFonts w:ascii="Cambria Math" w:hAnsi="Cambria Math"/>
              </w:rPr>
              <m:t>N</m:t>
            </m:r>
          </m:e>
        </m:d>
      </m:oMath>
      <w:r w:rsidR="005D7A27" w:rsidRPr="00334AF9">
        <w:t xml:space="preserve"> είναι ο αριθμός των εικόνων της παρτίδας εκπαίδευσης και </w:t>
      </w:r>
      <m:oMath>
        <m:d>
          <m:dPr>
            <m:ctrlPr>
              <w:rPr>
                <w:rFonts w:ascii="Cambria Math" w:hAnsi="Cambria Math"/>
              </w:rPr>
            </m:ctrlPr>
          </m:dPr>
          <m:e>
            <m:r>
              <w:rPr>
                <w:rFonts w:ascii="Cambria Math" w:hAnsi="Cambria Math"/>
              </w:rPr>
              <m:t>C</m:t>
            </m:r>
          </m:e>
        </m:d>
        <m:r>
          <w:rPr>
            <w:rFonts w:ascii="Cambria Math" w:hAnsi="Cambria Math"/>
          </w:rPr>
          <m:t xml:space="preserve"> </m:t>
        </m:r>
      </m:oMath>
      <w:r w:rsidR="005D7A27" w:rsidRPr="00334AF9">
        <w:t xml:space="preserve">ο συνολικός αριθμός των κλάσεων, ο οποίος στην περίπτωση του ZooLake είναι 35. Η μεταβλητή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i,c</m:t>
                </m:r>
              </m:sub>
            </m:sSub>
          </m:e>
        </m:d>
      </m:oMath>
      <w:r w:rsidR="005D7A27" w:rsidRPr="00334AF9">
        <w:t xml:space="preserve"> εκφράζει την πραγματική ετικέτα της εικόνας </w:t>
      </w:r>
      <m:oMath>
        <m:d>
          <m:dPr>
            <m:ctrlPr>
              <w:rPr>
                <w:rFonts w:ascii="Cambria Math" w:hAnsi="Cambria Math"/>
              </w:rPr>
            </m:ctrlPr>
          </m:dPr>
          <m:e>
            <m:r>
              <w:rPr>
                <w:rFonts w:ascii="Cambria Math" w:hAnsi="Cambria Math"/>
              </w:rPr>
              <m:t>i</m:t>
            </m:r>
          </m:e>
        </m:d>
      </m:oMath>
      <w:r w:rsidR="005D7A27" w:rsidRPr="00334AF9">
        <w:t xml:space="preserve"> για την κλάση </w:t>
      </w:r>
      <m:oMath>
        <m:d>
          <m:dPr>
            <m:ctrlPr>
              <w:rPr>
                <w:rFonts w:ascii="Cambria Math" w:hAnsi="Cambria Math"/>
              </w:rPr>
            </m:ctrlPr>
          </m:dPr>
          <m:e>
            <m:r>
              <w:rPr>
                <w:rFonts w:ascii="Cambria Math" w:hAnsi="Cambria Math"/>
              </w:rPr>
              <m:t>c</m:t>
            </m:r>
          </m:e>
        </m:d>
      </m:oMath>
      <w:r w:rsidR="005D7A27" w:rsidRPr="00334AF9">
        <w:t xml:space="preserve">, ενώ η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i,c</m:t>
                </m:r>
              </m:sub>
            </m:sSub>
          </m:e>
        </m:d>
      </m:oMath>
      <w:r w:rsidR="005D7A27" w:rsidRPr="00334AF9">
        <w:t xml:space="preserve"> είναι η πιθανότητα που προβλέπει το μοντέλο ότι η εικόνα </w:t>
      </w:r>
      <m:oMath>
        <m:d>
          <m:dPr>
            <m:ctrlPr>
              <w:rPr>
                <w:rFonts w:ascii="Cambria Math" w:hAnsi="Cambria Math"/>
              </w:rPr>
            </m:ctrlPr>
          </m:dPr>
          <m:e>
            <m:r>
              <w:rPr>
                <w:rFonts w:ascii="Cambria Math" w:hAnsi="Cambria Math"/>
              </w:rPr>
              <m:t>i</m:t>
            </m:r>
          </m:e>
        </m:d>
        <m:r>
          <w:rPr>
            <w:rFonts w:ascii="Cambria Math" w:hAnsi="Cambria Math"/>
          </w:rPr>
          <m:t xml:space="preserve"> </m:t>
        </m:r>
      </m:oMath>
      <w:r w:rsidR="005D7A27" w:rsidRPr="00334AF9">
        <w:t xml:space="preserve">ανήκει στην κλάση </w:t>
      </w:r>
      <m:oMath>
        <m:d>
          <m:dPr>
            <m:ctrlPr>
              <w:rPr>
                <w:rFonts w:ascii="Cambria Math" w:hAnsi="Cambria Math"/>
              </w:rPr>
            </m:ctrlPr>
          </m:dPr>
          <m:e>
            <m:r>
              <w:rPr>
                <w:rFonts w:ascii="Cambria Math" w:hAnsi="Cambria Math"/>
              </w:rPr>
              <m:t>c</m:t>
            </m:r>
          </m:e>
        </m:d>
      </m:oMath>
      <w:r w:rsidR="005D7A27" w:rsidRPr="00334AF9">
        <w:t xml:space="preserve">. Επειδή οι πραγματικές ετικέτες αναπαρίστανται με one-hot encoding, η τιμή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i,c</m:t>
                </m:r>
              </m:sub>
            </m:sSub>
          </m:e>
        </m:d>
      </m:oMath>
      <w:r w:rsidR="005D7A27" w:rsidRPr="00334AF9">
        <w:t xml:space="preserve"> είναι 1 μόνο για τη σωστή κλάση και 0 για όλες τις υπόλοιπες. Επομένως, στο άθροισμα παραμένει ουσιαστικά μόνο ο όρος που αντιστοιχεί στην πραγματική κλάση της κάθε εικόνας.</w:t>
      </w:r>
    </w:p>
    <w:p w14:paraId="7D215294" w14:textId="77777777" w:rsidR="003D764F" w:rsidRPr="00334AF9" w:rsidRDefault="003D764F" w:rsidP="003D764F">
      <w:pPr>
        <w:pStyle w:val="3"/>
        <w:rPr>
          <w:rFonts w:eastAsiaTheme="minorEastAsia"/>
          <w:bCs/>
        </w:rPr>
      </w:pPr>
      <w:bookmarkStart w:id="122" w:name="_Toc240123199"/>
      <w:r w:rsidRPr="00334AF9">
        <w:rPr>
          <w:rFonts w:eastAsiaTheme="minorEastAsia"/>
          <w:bCs/>
        </w:rPr>
        <w:lastRenderedPageBreak/>
        <w:t>Μέθοδος οπισθοδιάδοσης σφάλματος (Backpropagation)</w:t>
      </w:r>
      <w:bookmarkEnd w:id="122"/>
    </w:p>
    <w:p w14:paraId="72051C6A" w14:textId="3712AE91" w:rsidR="003D764F" w:rsidRPr="00334AF9" w:rsidRDefault="003D764F" w:rsidP="005D7A27">
      <w:r w:rsidRPr="00334AF9">
        <w:t xml:space="preserve">Αφού υπολογιστεί η τιμή της συνάρτησης απώλειας, πρέπει να ενημερωθούν τα βάρη του νευρωνικού δικτύου με στόχο τη μείωσή </w:t>
      </w:r>
      <w:r>
        <w:t xml:space="preserve">της. </w:t>
      </w:r>
      <w:r w:rsidRPr="00334AF9">
        <w:t xml:space="preserve">Η μέθοδος οπισθοδιάδοσης σφάλματος στηρίζεται στη χρήση του κανόνα της αλυσίδας παραγώγων, και είναι ο τρόπος με τον οποίο υπολογίζονται τα σφάλματα (gradients) τα οποία χρησιμοποιούνται για να ενημερωθούν τα βάρη και να μειωθεί η </w:t>
      </w:r>
      <w:r>
        <w:t>τιμή της συνάρτησης απώλειας (</w:t>
      </w:r>
      <w:r w:rsidRPr="00334AF9">
        <w:t>loss</w:t>
      </w:r>
      <w:r>
        <w:t>)</w:t>
      </w:r>
      <w:r w:rsidRPr="00334AF9">
        <w:t>. Η διαδικασία γίνεται αρχικά μέσω του Forward pass όπου  τα δεδομένα εισόδου περνούν μέσα από το δίκτυο και παράγεται η έξοδος. Έπειτα εφαρμόζεται το  Backward pass στο οποίο υπολογίζεται το σφάλμα (διαφορά πρόβλεψης και πραγματικής ετικέτας) και, μέσω παραγώγων, προκύπτουν οι μεταβολές που πρέπει να εφαρμοστούν στα βάρη (gradients).</w:t>
      </w:r>
    </w:p>
    <w:p w14:paraId="7A7514B5" w14:textId="1BD21D2B" w:rsidR="0039568C" w:rsidRPr="00334AF9" w:rsidRDefault="0039568C" w:rsidP="0039568C">
      <w:pPr>
        <w:pStyle w:val="3"/>
        <w:rPr>
          <w:rFonts w:eastAsiaTheme="minorEastAsia"/>
          <w:bCs/>
        </w:rPr>
      </w:pPr>
      <w:bookmarkStart w:id="123" w:name="_Toc240123200"/>
      <w:r w:rsidRPr="00334AF9">
        <w:rPr>
          <w:rFonts w:eastAsiaTheme="minorEastAsia"/>
          <w:bCs/>
        </w:rPr>
        <w:t>Βελτιστοποιητής Adam</w:t>
      </w:r>
      <w:bookmarkEnd w:id="123"/>
    </w:p>
    <w:p w14:paraId="767607E0" w14:textId="52B200DE" w:rsidR="0039568C" w:rsidRPr="00334AF9" w:rsidRDefault="003D764F" w:rsidP="0039568C">
      <w:r>
        <w:t xml:space="preserve">Αφού υπολογιστούν </w:t>
      </w:r>
      <w:r w:rsidR="00AA5CA6">
        <w:t xml:space="preserve"> οι </w:t>
      </w:r>
      <w:r w:rsidR="007B108E">
        <w:t>παράγωγοι</w:t>
      </w:r>
      <w:r>
        <w:t xml:space="preserve">, το δίκτυο ενημερώνει τα βάρη. </w:t>
      </w:r>
      <w:r w:rsidR="0039568C" w:rsidRPr="00334AF9">
        <w:t xml:space="preserve">Η διαδικασία αυτή πραγματοποιείται από έναν αλγόριθμο βελτιστοποίησης (optimizer). Ο </w:t>
      </w:r>
      <w:r w:rsidR="00214254">
        <w:t>βελτιστοποιητής</w:t>
      </w:r>
      <w:commentRangeStart w:id="124"/>
      <w:r w:rsidR="0039568C" w:rsidRPr="00334AF9">
        <w:t xml:space="preserve"> </w:t>
      </w:r>
      <w:commentRangeEnd w:id="124"/>
      <w:r w:rsidR="00AA5CA6" w:rsidRPr="00334AF9">
        <w:rPr>
          <w:rStyle w:val="af1"/>
          <w:sz w:val="22"/>
          <w:szCs w:val="20"/>
        </w:rPr>
        <w:commentReference w:id="124"/>
      </w:r>
      <w:r w:rsidR="0039568C" w:rsidRPr="00334AF9">
        <w:t xml:space="preserve">χρησιμοποιεί </w:t>
      </w:r>
      <w:r w:rsidR="00214254">
        <w:t>τις παραγώγους</w:t>
      </w:r>
      <w:r w:rsidR="0039568C" w:rsidRPr="00334AF9">
        <w:t xml:space="preserve"> που υπολογίστηκαν μέσω του backpropagation και ενημερώνει ανάλογα τα βάρη του δικτύου.</w:t>
      </w:r>
    </w:p>
    <w:p w14:paraId="29190739" w14:textId="4B4FDFCB" w:rsidR="0039568C" w:rsidRDefault="0039568C" w:rsidP="0039568C">
      <w:r w:rsidRPr="00334AF9">
        <w:t xml:space="preserve">Ο Adam (Adaptive Moment Estimation) είναι ένας ευρέως χρησιμοποιούμενος αλγόριθμος βελτιστοποίησης για την εκπαίδευση νευρωνικών δικτύων [6]. Για την ενημέρωση των βαρών χρησιμοποιεί πληροφορίες τόσο από τις προηγούμενες τιμές των </w:t>
      </w:r>
      <w:r w:rsidR="00214254" w:rsidRPr="0084548D">
        <w:rPr>
          <w:rPrChange w:id="125" w:author="Petros Kontos" w:date="2026-09-17T18:46:00Z" w16du:dateUtc="2026-09-17T15:46:00Z">
            <w:rPr>
              <w:highlight w:val="yellow"/>
            </w:rPr>
          </w:rPrChange>
        </w:rPr>
        <w:t>παραγώγων</w:t>
      </w:r>
      <w:r w:rsidRPr="00334AF9">
        <w:t xml:space="preserve"> όσο και από τα τετράγωνά τους. Με αυτόν τον τρόπο, προσαρμόζει το μέγεθος της ενημέρωσης ξεχωριστά για κάθε παράμετρο του δικτύου.</w:t>
      </w:r>
    </w:p>
    <w:p w14:paraId="16FAA506" w14:textId="28DF4181" w:rsidR="00F27E2F" w:rsidRPr="00DE6122" w:rsidRDefault="00F27E2F" w:rsidP="0039568C">
      <w:r w:rsidRPr="00F27E2F">
        <w:t>Η λειτουργία του Adam επηρεάζεται σημαντικά από τον ρυθμό μάθησης (learning rate), ο οποίος καθορίζει το μέγεθος των αλλαγών που πραγματοποιούνται στα βάρη. Μία πολύ μεγάλη τιμή μπορεί να προκαλέσει αστάθεια στην εκπαίδευση, ενώ μία πολύ μικρή τιμή μπορεί να οδηγήσει σε αργή σύγκλιση. Οι τιμές που χρησιμοποιήθηκαν στα πειράματα παρουσιάζονται στο Κεφάλαιο 3.</w:t>
      </w:r>
    </w:p>
    <w:p w14:paraId="435E9CDC" w14:textId="73870277" w:rsidR="0039568C" w:rsidRPr="00334AF9" w:rsidRDefault="00DE6122" w:rsidP="0039568C">
      <w:pPr>
        <w:pStyle w:val="2"/>
        <w:rPr>
          <w:rFonts w:eastAsiaTheme="minorEastAsia"/>
          <w:bCs/>
        </w:rPr>
      </w:pPr>
      <w:r>
        <w:rPr>
          <w:rFonts w:eastAsiaTheme="minorEastAsia"/>
          <w:bCs/>
        </w:rPr>
        <w:t xml:space="preserve">Μεταφορά μάθησης και </w:t>
      </w:r>
      <w:r w:rsidR="0031231C">
        <w:rPr>
          <w:rFonts w:eastAsiaTheme="minorEastAsia"/>
          <w:bCs/>
        </w:rPr>
        <w:t>εξειδικευμένη εκπαίδευση</w:t>
      </w:r>
    </w:p>
    <w:p w14:paraId="161378D1" w14:textId="212821D9" w:rsidR="0039568C" w:rsidRPr="00334AF9" w:rsidRDefault="0039568C" w:rsidP="0039568C">
      <w:pPr>
        <w:pStyle w:val="3"/>
        <w:rPr>
          <w:rFonts w:eastAsiaTheme="minorEastAsia"/>
        </w:rPr>
      </w:pPr>
      <w:bookmarkStart w:id="126" w:name="_Toc240123202"/>
      <w:r w:rsidRPr="00334AF9">
        <w:rPr>
          <w:rFonts w:eastAsiaTheme="minorEastAsia"/>
        </w:rPr>
        <w:t>Προεκπαιδευμένα μοντέλα και ImageNet</w:t>
      </w:r>
      <w:bookmarkEnd w:id="126"/>
    </w:p>
    <w:p w14:paraId="762FC27B" w14:textId="5EBDD764" w:rsidR="0039568C" w:rsidRPr="00334AF9" w:rsidRDefault="0039568C" w:rsidP="0039568C">
      <w:r w:rsidRPr="00334AF9">
        <w:t xml:space="preserve">Τα βαθιά νευρωνικά δίκτυα έχουν μεγάλο αριθμό παραμέτρων. Η εκπαίδευσή τους από τυχαία αρχικοποιημένα βάρη σε μικρά και ανισόρροπα σύνολα δεδομένων αυξάνει τον </w:t>
      </w:r>
      <w:r w:rsidRPr="00334AF9">
        <w:lastRenderedPageBreak/>
        <w:t xml:space="preserve">κίνδυνο υπερεκπαίδευσης (overfitting). Όπως θα παρουσιαστεί στο Κεφάλαιο 3, οι δύο αρχιτεκτονικές, EfficientNetB2 και MobileNetV1, εκπαιδεύτηκαν επίσης από την αρχή (from scratch), ώστε τα αποτελέσματά τους να χρησιμοποιηθούν ως σημείο σύγκρισης για την αξιολόγηση της προσέγγισης </w:t>
      </w:r>
      <w:r w:rsidR="005446BF">
        <w:t>της μεταφοράς μάθησης</w:t>
      </w:r>
      <w:r w:rsidRPr="00334AF9">
        <w:t xml:space="preserve"> </w:t>
      </w:r>
      <w:r w:rsidR="005446BF">
        <w:t>(</w:t>
      </w:r>
      <w:r w:rsidRPr="00334AF9">
        <w:t>transfer learning</w:t>
      </w:r>
      <w:r w:rsidR="005446BF">
        <w:t>)</w:t>
      </w:r>
      <w:r w:rsidRPr="00334AF9">
        <w:t>.</w:t>
      </w:r>
    </w:p>
    <w:p w14:paraId="2144D508" w14:textId="3B660834" w:rsidR="0039568C" w:rsidRPr="00334AF9" w:rsidRDefault="007A3116" w:rsidP="0039568C">
      <w:r>
        <w:t>Η μεταφορά μάθησης</w:t>
      </w:r>
      <w:r w:rsidR="0039568C" w:rsidRPr="00334AF9">
        <w:t xml:space="preserve"> </w:t>
      </w:r>
      <w:r>
        <w:t>(</w:t>
      </w:r>
      <w:r w:rsidR="0039568C" w:rsidRPr="00334AF9">
        <w:t>transfer learning</w:t>
      </w:r>
      <w:r>
        <w:t>)</w:t>
      </w:r>
      <w:r w:rsidR="0039568C" w:rsidRPr="00334AF9">
        <w:t xml:space="preserve"> είναι μια τεχνική κατά την οποία ένα μοντέλο έχει ήδη προεκπαιδευτεί σε ένα μεγάλο σύνολο δεδομένων και χρησιμοποιείται ως βάση για την επίλυση ενός νέου προβλήματος. Στην ταξινόμηση εικόνων χρησιμοποιούνται συχνά μοντέλα προεκπαιδευμένα στο ImageNet [7]. Η βασική ιδέα είναι ότι το προεκπαιδευμένο μοντέλο έχει ήδη μάθει να αναγνωρίζει γενικά οπτικά χαρακτηριστικά, όπως ακμές, γραμμές, υφές και απλά σχήματα. Τα χαρακτηριστικά αυτά μπορούν να είναι χρήσιμα και για την επίλυση ενός νέου προβλήματος ταξινόμησης εικόνων.</w:t>
      </w:r>
    </w:p>
    <w:p w14:paraId="68AD608E" w14:textId="6F69DD9D" w:rsidR="0039568C" w:rsidRPr="00334AF9" w:rsidRDefault="0039568C" w:rsidP="0039568C">
      <w:r w:rsidRPr="00334AF9">
        <w:t xml:space="preserve">Για την εφαρμογή του transfer learning διατηρείται το προεκπαιδευμένο συνελικτικό τμήμα του μοντέλου, το οποίο αναφέρεται ως backbone, ενώ το αρχικό επίπεδο ταξινόμησης αντικαθίσταται από </w:t>
      </w:r>
      <w:r w:rsidR="006C0C6D">
        <w:t>μια νέα κεφαλή ταξινόμησης(</w:t>
      </w:r>
      <w:commentRangeStart w:id="127"/>
      <w:r w:rsidRPr="00334AF9">
        <w:t>classification</w:t>
      </w:r>
      <w:commentRangeEnd w:id="127"/>
      <w:r w:rsidR="00AA5CA6">
        <w:rPr>
          <w:rStyle w:val="af1"/>
          <w:sz w:val="22"/>
          <w:szCs w:val="20"/>
        </w:rPr>
        <w:commentReference w:id="127"/>
      </w:r>
      <w:r w:rsidR="007B300F">
        <w:t xml:space="preserve"> </w:t>
      </w:r>
      <w:r w:rsidR="007B300F">
        <w:rPr>
          <w:lang w:val="en-US"/>
        </w:rPr>
        <w:t>head</w:t>
      </w:r>
      <w:r w:rsidR="007B300F">
        <w:t>)</w:t>
      </w:r>
      <w:r w:rsidRPr="00334AF9">
        <w:t xml:space="preserve">. </w:t>
      </w:r>
      <w:r w:rsidR="006C0C6D">
        <w:t>Η νέα κεφαλή ταξινόμησης</w:t>
      </w:r>
      <w:r w:rsidRPr="00334AF9">
        <w:t xml:space="preserve"> διαμορφώνεται ανάλογα με το εκάστοτε πρόβλημα και, στην περίπτωση της παρούσας εργασίας, είναι κατάλληλ</w:t>
      </w:r>
      <w:r w:rsidR="006C0C6D">
        <w:t>η</w:t>
      </w:r>
      <w:r w:rsidRPr="00334AF9">
        <w:t xml:space="preserve"> για την ταξινόμηση των εικόνων του ZooLake σε 35 κλάσεις. Αρχικά μπορεί να εκπαιδευτεί μόνο </w:t>
      </w:r>
      <w:r w:rsidR="006C0C6D">
        <w:t>η κεφαλή ταξινόμησης</w:t>
      </w:r>
      <w:r w:rsidRPr="00334AF9">
        <w:t xml:space="preserve">, διατηρώντας παγωμένα τα βάρη του </w:t>
      </w:r>
      <w:r w:rsidR="009C03A4">
        <w:t>κορμού του δικτύου (</w:t>
      </w:r>
      <w:r w:rsidRPr="00334AF9">
        <w:t>backbone</w:t>
      </w:r>
      <w:r w:rsidR="009C03A4">
        <w:t>)</w:t>
      </w:r>
      <w:r w:rsidRPr="00334AF9">
        <w:t>. Σε επόμενο στάδιο, μέρος ή το σύνολο του backbone μπορεί να αποδεσμευτεί, ώστε τα προεκπαιδευμένα βάρη να προσαρμοστούν στα νέα δεδομένα μ</w:t>
      </w:r>
      <w:r w:rsidR="007B300F">
        <w:t xml:space="preserve">ε εξειδικευμένη εκπαίδευση. </w:t>
      </w:r>
    </w:p>
    <w:p w14:paraId="7CFD9C40" w14:textId="5E5E20D2" w:rsidR="0039568C" w:rsidRPr="00334AF9" w:rsidRDefault="0039568C" w:rsidP="0039568C">
      <w:r w:rsidRPr="00334AF9">
        <w:t>Το ImageNet περιλαμβάνει φυσικές εικόνες και όχι εικόνες πλαγκτού. Παρ’ όλα αυτά, τα γενικά οπτικά χαρακτηριστικά που έχουν εξαχθεί κατά την προεκπαίδευση μπορούν να χρησιμοποιηθούν ως αρχική αναπαράσταση και να συνεισφέρουν στην εκπαίδευση του μοντέλου. Ωστόσο, λόγω της διαφοράς μεταξύ των εικόνων του ImageNet και του ZooLake, απαιτείται προσαρμογή των προεκπαιδευμένων χαρακτηριστικών στο νέο πεδίο εφαρμογής. Ο τρόπος με τον οποίο πραγματοποιείται αυτή η προσαρμογή είναι σημαντικός, καθώς μια πολύ εκτεταμένη ενημέρωση των βαρών μπορεί να αλλοιώσει χρήσιμα προεκπαιδευμένα χαρακτηριστικά, ενώ μια υπερβολικά περιορισμένη ενημέρωση μπορεί να μην επιτρέψει στο μοντέλο να προσαρμοστεί επαρκώς στις εικόνες πλαγκτού[4]. Για τον λόγο αυτό, στην παρούσα εργασία εξετάζονται διαφορετικές στρατηγικές εκπαίδευσης και fine-tuning, οι οποίες παρουσιάζονται αναλυτικά στο Κεφάλαιο 3.</w:t>
      </w:r>
    </w:p>
    <w:p w14:paraId="034374A6" w14:textId="278B1163" w:rsidR="0039568C" w:rsidRPr="00334AF9" w:rsidRDefault="009E77F7" w:rsidP="0039568C">
      <w:pPr>
        <w:pStyle w:val="3"/>
      </w:pPr>
      <w:bookmarkStart w:id="128" w:name="_Toc240123203"/>
      <w:r>
        <w:lastRenderedPageBreak/>
        <w:t>Παγωμένος Κορμός (</w:t>
      </w:r>
      <w:r w:rsidR="0039568C" w:rsidRPr="00334AF9">
        <w:t>Frozen backbone</w:t>
      </w:r>
      <w:r>
        <w:t>)</w:t>
      </w:r>
      <w:bookmarkEnd w:id="128"/>
    </w:p>
    <w:p w14:paraId="2B8F24A7" w14:textId="78DD8FB5" w:rsidR="0039568C" w:rsidRPr="00334AF9" w:rsidRDefault="0039568C" w:rsidP="0039568C">
      <w:r w:rsidRPr="00334AF9">
        <w:t xml:space="preserve">Στην πρώτη στρατηγική εφαρμογής του transfer learning, τα βάρη του προεκπαιδευμένου backbone παραμένουν παγωμένα κατά τη διάρκεια της εκπαίδευσης. Όταν το </w:t>
      </w:r>
      <w:r w:rsidR="009149A7" w:rsidRPr="00334AF9">
        <w:t>συνελικτικό τμήμα του μοντέλου</w:t>
      </w:r>
      <w:r w:rsidR="009149A7">
        <w:t xml:space="preserve"> (</w:t>
      </w:r>
      <w:r w:rsidRPr="00334AF9">
        <w:t>backbone</w:t>
      </w:r>
      <w:r w:rsidR="009149A7">
        <w:t>)</w:t>
      </w:r>
      <w:r w:rsidRPr="00334AF9">
        <w:t xml:space="preserve"> είναι </w:t>
      </w:r>
      <w:r w:rsidR="009149A7">
        <w:t>παγωμένο</w:t>
      </w:r>
      <w:r w:rsidRPr="00334AF9">
        <w:t xml:space="preserve">, τα βάρη του δεν ενημερώνονται κατά το backpropagation. Οι εικόνες εξακολουθούν να περνούν μέσα από το backbone και τα χαρακτηριστικά τους εξάγονται με βάση όσα έχει μάθει το δίκτυο από τα προεκπαιδευμένα βάρη. Έτσι, εκπαιδεύεται μόνο </w:t>
      </w:r>
      <w:r w:rsidR="002C0125">
        <w:t>η κεφαλή ταξινόμησης</w:t>
      </w:r>
      <w:r w:rsidRPr="00334AF9">
        <w:t xml:space="preserve">, </w:t>
      </w:r>
      <w:r w:rsidR="002C0125">
        <w:t>η οποία</w:t>
      </w:r>
      <w:r w:rsidRPr="00334AF9">
        <w:t xml:space="preserve"> έχει διαμορφωθεί για το συγκεκριμένο πρόβλημα ταξινόμησης του συνόλου δεδομένων ZooLake.</w:t>
      </w:r>
    </w:p>
    <w:p w14:paraId="3B20BE54" w14:textId="2D7DF316" w:rsidR="0039568C" w:rsidRPr="00334AF9" w:rsidRDefault="0039568C" w:rsidP="0039568C">
      <w:r w:rsidRPr="00334AF9">
        <w:t>Η στρατηγική αυτή μειώνει σημαντικά τον αριθμό των εκπαιδεύσιμων παραμέτρων, καθώς ενημερώνονται μόνο τα βάρη του classification head. Με αυτόν τον τρόπο, μπορεί να μειωθεί ο κίνδυνος overfitting, ιδιαίτερα σε περιορισμένα σύνολα δεδομένων, και η εκπαίδευση να ολοκληρωθεί ταχύτερα. Ωστόσο, τα χαρακτηριστικά του backbone παραμένουν σταθερά και δεν προσαρμόζονται στις ιδιαίτερες μορφές των εικόνων πλαγκτού, γεγονός που μπορεί να περιορίσει την τελική απόδοση του μοντέλου.</w:t>
      </w:r>
    </w:p>
    <w:p w14:paraId="5301A505" w14:textId="2F379777" w:rsidR="0039568C" w:rsidRPr="00334AF9" w:rsidRDefault="0039568C" w:rsidP="0039568C">
      <w:pPr>
        <w:pStyle w:val="3"/>
      </w:pPr>
      <w:bookmarkStart w:id="129" w:name="_Toc240123204"/>
      <w:r w:rsidRPr="00334AF9">
        <w:t>Fine-tuning</w:t>
      </w:r>
      <w:bookmarkEnd w:id="129"/>
    </w:p>
    <w:p w14:paraId="6F0C56FD" w14:textId="232FFB91" w:rsidR="00C31FB8" w:rsidRPr="00334AF9" w:rsidRDefault="00C31FB8" w:rsidP="00C31FB8">
      <w:r w:rsidRPr="00334AF9">
        <w:t xml:space="preserve">Κατά το fine-tuning εκπαιδεύεται ένα μέρος ή ολόκληρο το προεκπαιδευμένο δίκτυο μαζί με το classification head, με στόχο την προσαρμογή των χαρακτηριστικών στο νέο </w:t>
      </w:r>
      <w:r w:rsidR="00532776">
        <w:t>σύνολο δεδομένων</w:t>
      </w:r>
      <w:r w:rsidRPr="00334AF9">
        <w:t>. Συνήθως χρησιμοποιείται ένας μικρός ρυθμός μάθησης, ώστε οι αλλαγές να είναι ελεγχόμενες και να μην πραγματοποιούνται απότομες μεταβολές στα βάρη.</w:t>
      </w:r>
    </w:p>
    <w:p w14:paraId="45B4EFB9" w14:textId="47721DFF" w:rsidR="0039568C" w:rsidRPr="00334AF9" w:rsidRDefault="00C31FB8" w:rsidP="00C31FB8">
      <w:r w:rsidRPr="00334AF9">
        <w:t>Ο τρόπος εφαρμογής του fine-tuning εξαρτάται από το πρόβλημα και το μοντέλο. Σε μικρά και ανισόρροπα datasets, όπως το ZooLake, μπορεί να υπάρχει κίνδυνος υπερεκπαίδευσης ή αστάθειας. Επίσης, υπάρχει κίνδυνος αλλοίωσης των χρήσιμων προεκπαιδευμένων χαρακτηριστικών. Για τον λόγο αυτό, δοκιμάστηκαν διαφορετικές στρατηγικές, όπως θα παρουσιαστεί στο Κεφάλαιο 3.</w:t>
      </w:r>
    </w:p>
    <w:p w14:paraId="196760F2" w14:textId="60AD426E" w:rsidR="00C31FB8" w:rsidRPr="00334AF9" w:rsidRDefault="00C31FB8" w:rsidP="00C31FB8">
      <w:pPr>
        <w:pStyle w:val="2"/>
      </w:pPr>
      <w:bookmarkStart w:id="130" w:name="_Toc240123205"/>
      <w:r w:rsidRPr="00334AF9">
        <w:t>Ανισορροπία κλάσεων</w:t>
      </w:r>
      <w:bookmarkEnd w:id="130"/>
    </w:p>
    <w:p w14:paraId="380A595F" w14:textId="77777777" w:rsidR="00C31FB8" w:rsidRPr="00334AF9" w:rsidRDefault="00C31FB8" w:rsidP="00C31FB8">
      <w:r w:rsidRPr="00334AF9">
        <w:t>Το ZooLake είναι ένα σύνολο δεδομένων στο οποίο υπάρχει μεγάλη ανισορροπία μεταξύ των κλάσεων. Ορισμένες κλάσεις περιλαμβάνουν μεγάλο αριθμό δειγμάτων, ενώ άλλες έχουν πολύ λιγότερα. Οι πολυπληθείς κλάσεις εμφανίζονται συχνότερα κατά την εκπαίδευση και μπορούν να επηρεάσουν περισσότερο την ενημέρωση των βαρών. Έτσι, το μοντέλο μπορεί να ευνοήσει τις συχνότερες κλάσεις και να εμφανίσει χαμηλότερη απόδοση στις σπάνιες [8].</w:t>
      </w:r>
    </w:p>
    <w:p w14:paraId="00136643" w14:textId="4CBD0CE6" w:rsidR="00C31FB8" w:rsidRPr="008F6840" w:rsidRDefault="00C31FB8" w:rsidP="00C31FB8">
      <w:r w:rsidRPr="00334AF9">
        <w:lastRenderedPageBreak/>
        <w:t xml:space="preserve">Υπάρχουν διαφορετικές τεχνικές περιορισμού του προβλήματος, όπως </w:t>
      </w:r>
      <w:r w:rsidR="00D31AB4">
        <w:t xml:space="preserve">η </w:t>
      </w:r>
      <w:r w:rsidR="00F17511" w:rsidRPr="00F17511">
        <w:t xml:space="preserve">υπερδειγματοληψία </w:t>
      </w:r>
      <w:r w:rsidR="00D31AB4">
        <w:t>(</w:t>
      </w:r>
      <w:r w:rsidRPr="00334AF9">
        <w:t>oversampling</w:t>
      </w:r>
      <w:r w:rsidR="00D31AB4">
        <w:t>)</w:t>
      </w:r>
      <w:r w:rsidRPr="00334AF9">
        <w:t xml:space="preserve">, </w:t>
      </w:r>
      <w:r w:rsidR="00D31AB4">
        <w:t>η οποία</w:t>
      </w:r>
      <w:r w:rsidRPr="00334AF9">
        <w:t xml:space="preserve"> αυξάνει τη συμμετοχή των σπάνιων κλάσεων στην εκπαίδευση. Ωστόσο, η επαναλαμβανόμενη χρήση των ίδιων εικόνων μπορεί να αυξήσει τον κίνδυνο υπερεκπαίδευσης. Η συγκεκριμένη εφαρμογή του oversampling στο ZooLake παρουσιάζεται στο Κεφάλαιο 3.</w:t>
      </w:r>
    </w:p>
    <w:p w14:paraId="1788628C" w14:textId="1F2C3A66" w:rsidR="00D96163" w:rsidRPr="00D96163" w:rsidRDefault="00D96163" w:rsidP="00C31FB8">
      <w:pPr>
        <w:rPr>
          <w:lang w:val="en-US"/>
        </w:rPr>
      </w:pPr>
      <w:r w:rsidRPr="008F6840">
        <w:t xml:space="preserve">Η ανισορροπία επηρεάζει και την αξιολόγηση των μοντέλων, καθώς μία υψηλή συνολική ακρίβεια δεν σημαίνει απαραίτητα ότι το μοντέλο αποδίδει καλά και στις σπάνιες κλάσεις. Για τον λόγο αυτό, απαιτείται η χρήση συμπληρωματικών μετρικών που εξετάζουν πιο ισότιμα την απόδοση μεταξύ των κλάσεων. </w:t>
      </w:r>
      <w:r w:rsidRPr="00D96163">
        <w:rPr>
          <w:lang w:val="en-US"/>
        </w:rPr>
        <w:t>Οι μετρικές αυτές παρουσιάζονται στην επόμενη ενότητα.</w:t>
      </w:r>
    </w:p>
    <w:p w14:paraId="55556439" w14:textId="1E5880CF" w:rsidR="00C31FB8" w:rsidRPr="00334AF9" w:rsidRDefault="00C31FB8" w:rsidP="00C31FB8">
      <w:pPr>
        <w:pStyle w:val="2"/>
        <w:rPr>
          <w:bCs/>
        </w:rPr>
      </w:pPr>
      <w:bookmarkStart w:id="131" w:name="_Toc240123206"/>
      <w:r w:rsidRPr="00334AF9">
        <w:rPr>
          <w:bCs/>
        </w:rPr>
        <w:t>Μετρικές αξιολόγησης και απόδοσης</w:t>
      </w:r>
      <w:bookmarkEnd w:id="131"/>
    </w:p>
    <w:p w14:paraId="678F23A7" w14:textId="222C2F6B" w:rsidR="00C31FB8" w:rsidRPr="00334AF9" w:rsidRDefault="00C31FB8" w:rsidP="00C31FB8">
      <w:r w:rsidRPr="00334AF9">
        <w:t xml:space="preserve">Για να </w:t>
      </w:r>
      <w:r w:rsidR="003F54F5" w:rsidRPr="00334AF9">
        <w:t>αξιολογηθεί</w:t>
      </w:r>
      <w:r w:rsidRPr="00334AF9">
        <w:t xml:space="preserve"> η απόδοση των μοντέλων, </w:t>
      </w:r>
      <w:r w:rsidR="003F54F5" w:rsidRPr="00334AF9">
        <w:t>χρησιμοποιήθηκαν</w:t>
      </w:r>
      <w:r w:rsidRPr="00334AF9">
        <w:t xml:space="preserve"> τα </w:t>
      </w:r>
      <w:r w:rsidR="0031231C">
        <w:t>Ακρίβεια</w:t>
      </w:r>
      <w:r w:rsidR="007B300F">
        <w:t xml:space="preserve"> </w:t>
      </w:r>
      <w:r w:rsidR="0031231C">
        <w:t>(</w:t>
      </w:r>
      <w:r w:rsidRPr="00334AF9">
        <w:t>Accuracy</w:t>
      </w:r>
      <w:r w:rsidR="0031231C">
        <w:t>)</w:t>
      </w:r>
      <w:r w:rsidRPr="00334AF9">
        <w:t xml:space="preserve">, </w:t>
      </w:r>
      <w:r w:rsidR="007B300F">
        <w:t>Πιστότητα (</w:t>
      </w:r>
      <w:r w:rsidRPr="00334AF9">
        <w:t>Precision</w:t>
      </w:r>
      <w:r w:rsidR="007B300F">
        <w:t>)</w:t>
      </w:r>
      <w:r w:rsidRPr="00334AF9">
        <w:t>,</w:t>
      </w:r>
      <w:r w:rsidR="007B300F">
        <w:t xml:space="preserve"> Ανάκληση (</w:t>
      </w:r>
      <w:r w:rsidRPr="00334AF9">
        <w:t>Recall</w:t>
      </w:r>
      <w:r w:rsidR="007B300F">
        <w:t>) και</w:t>
      </w:r>
      <w:r w:rsidRPr="00334AF9">
        <w:t xml:space="preserve"> F1-Score.</w:t>
      </w:r>
    </w:p>
    <w:p w14:paraId="11E6FB4E" w14:textId="5488D221" w:rsidR="00C31FB8" w:rsidRPr="00217495" w:rsidRDefault="0031231C" w:rsidP="00C31FB8">
      <w:pPr>
        <w:pStyle w:val="3"/>
        <w:rPr>
          <w:rPrChange w:id="132" w:author="Petros Kontos" w:date="2026-09-17T18:54:00Z" w16du:dateUtc="2026-09-17T15:54:00Z">
            <w:rPr>
              <w:highlight w:val="yellow"/>
            </w:rPr>
          </w:rPrChange>
        </w:rPr>
      </w:pPr>
      <w:bookmarkStart w:id="133" w:name="_Toc240123207"/>
      <w:r w:rsidRPr="00217495">
        <w:rPr>
          <w:rPrChange w:id="134" w:author="Petros Kontos" w:date="2026-09-17T18:54:00Z" w16du:dateUtc="2026-09-17T15:54:00Z">
            <w:rPr>
              <w:highlight w:val="yellow"/>
            </w:rPr>
          </w:rPrChange>
        </w:rPr>
        <w:t>Ακρίβεια (</w:t>
      </w:r>
      <w:r w:rsidR="00C31FB8" w:rsidRPr="00217495">
        <w:t>Accuracy</w:t>
      </w:r>
      <w:bookmarkEnd w:id="133"/>
      <w:r w:rsidRPr="00217495">
        <w:rPr>
          <w:rPrChange w:id="135" w:author="Petros Kontos" w:date="2026-09-17T18:54:00Z" w16du:dateUtc="2026-09-17T15:54:00Z">
            <w:rPr>
              <w:highlight w:val="yellow"/>
            </w:rPr>
          </w:rPrChange>
        </w:rPr>
        <w:t>)</w:t>
      </w:r>
    </w:p>
    <w:p w14:paraId="6BF0DE28" w14:textId="0000B3FA" w:rsidR="00C31FB8" w:rsidRPr="00334AF9" w:rsidRDefault="00C31FB8" w:rsidP="00C31FB8">
      <w:r w:rsidRPr="00334AF9">
        <w:t xml:space="preserve">Υποδεικνύει τον αριθμό των σωστών προβλέψεων επί του συνολικού αριθμού εικόνων. Η ακρίβεια (accuracy) υπολογίζεται σε όλο το σύνολο δεδομένων, το οποίο, όπως αναφέρθηκε, είναι αρκετά ανισοκατανεμημένο (imbalanced). Αυτό σημαίνει ότι το </w:t>
      </w:r>
      <w:r w:rsidR="007B300F" w:rsidRPr="00334AF9">
        <w:t xml:space="preserve">ακρίβεια </w:t>
      </w:r>
      <w:r w:rsidRPr="00334AF9">
        <w:t xml:space="preserve">μπορεί να μην είναι αντιπροσωπευτικό </w:t>
      </w:r>
      <w:r w:rsidR="003F54F5" w:rsidRPr="00334AF9">
        <w:t>αφού</w:t>
      </w:r>
      <w:r w:rsidRPr="00334AF9">
        <w:t xml:space="preserve"> </w:t>
      </w:r>
      <w:r w:rsidR="003F54F5" w:rsidRPr="00334AF9">
        <w:t>μπορεί</w:t>
      </w:r>
      <w:r w:rsidRPr="00334AF9">
        <w:t xml:space="preserve"> να  </w:t>
      </w:r>
      <w:r w:rsidR="003F54F5" w:rsidRPr="00334AF9">
        <w:t>επηρεαστεί</w:t>
      </w:r>
      <w:r w:rsidRPr="00334AF9">
        <w:t xml:space="preserve"> από τις πιο συχνές κλάσεις. Ορίζεται ως:</w:t>
      </w:r>
    </w:p>
    <w:p w14:paraId="5B3AB631" w14:textId="38784B5C" w:rsidR="00C31FB8" w:rsidRPr="00A805C4" w:rsidRDefault="00C31FB8" w:rsidP="00C31FB8">
      <m:oMathPara>
        <m:oMath>
          <m:r>
            <m:rPr>
              <m:sty m:val="p"/>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3CDC075F" w14:textId="7912A331" w:rsidR="00A805C4" w:rsidRPr="00334AF9" w:rsidRDefault="00A805C4" w:rsidP="00C31FB8">
      <w:r w:rsidRPr="00A805C4">
        <w:t xml:space="preserve">όπου </w:t>
      </w:r>
      <m:oMath>
        <m:r>
          <w:rPr>
            <w:rFonts w:ascii="Cambria Math" w:hAnsi="Cambria Math"/>
          </w:rPr>
          <m:t>N</m:t>
        </m:r>
      </m:oMath>
      <w:r w:rsidR="00C7755B">
        <w:t xml:space="preserve"> </w:t>
      </w:r>
      <w:r w:rsidRPr="00A805C4">
        <w:t xml:space="preserve">είναι ο συνολικός αριθμός των εικόνων,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rsidRPr="00A805C4">
        <w:t xml:space="preserve">είναι η πραγματική κλάση </w:t>
      </w:r>
      <w:r>
        <w:t>της</w:t>
      </w:r>
      <w:r>
        <w:br/>
      </w:r>
      <w:r w:rsidRPr="00A805C4">
        <w:t xml:space="preserve">εικόνας </w:t>
      </w:r>
      <m:oMath>
        <m:r>
          <w:rPr>
            <w:rFonts w:ascii="Cambria Math" w:hAnsi="Cambria Math"/>
          </w:rPr>
          <m:t>i</m:t>
        </m:r>
      </m:oMath>
      <w:r w:rsidRPr="00A805C4">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w:t>
      </w:r>
      <w:r w:rsidRPr="00A805C4">
        <w:t xml:space="preserve">είναι η κλάση που προβλέπει το μοντέλο και </w:t>
      </w:r>
      <m:oMath>
        <m:r>
          <m:rPr>
            <m:scr m:val="double-struck"/>
          </m:rPr>
          <w:rPr>
            <w:rFonts w:ascii="Cambria Math" w:hAnsi="Cambria Math"/>
          </w:rPr>
          <m:t>1</m:t>
        </m:r>
      </m:oMath>
      <w:r>
        <w:t xml:space="preserve"> </w:t>
      </w:r>
      <w:r w:rsidRPr="00A805C4">
        <w:t xml:space="preserve">είναι η συνάρτηση, η οποία λαμβάνει την τιμή </w:t>
      </w:r>
      <m:oMath>
        <m:r>
          <w:rPr>
            <w:rFonts w:ascii="Cambria Math" w:hAnsi="Cambria Math"/>
          </w:rPr>
          <m:t>1</m:t>
        </m:r>
      </m:oMath>
      <w:ins w:id="136" w:author="ΜΑΡΙΝΑ ΠΛΗΣΙΤΗ" w:date="2026-09-14T23:12:00Z" w16du:dateUtc="2026-09-14T20:12:00Z">
        <w:r w:rsidR="00834920">
          <w:t xml:space="preserve"> </w:t>
        </w:r>
      </w:ins>
      <w:r w:rsidRPr="00A805C4">
        <w:t xml:space="preserve">όταν η πρόβλεψη είναι σωστή και </w:t>
      </w:r>
      <m:oMath>
        <m:r>
          <w:rPr>
            <w:rFonts w:ascii="Cambria Math" w:hAnsi="Cambria Math"/>
          </w:rPr>
          <m:t>0</m:t>
        </m:r>
      </m:oMath>
      <w:r>
        <w:t xml:space="preserve"> </w:t>
      </w:r>
      <w:r w:rsidRPr="00A805C4">
        <w:t>όταν είναι λανθασμένη.</w:t>
      </w:r>
    </w:p>
    <w:p w14:paraId="0013352F" w14:textId="42FCA852" w:rsidR="00C31FB8" w:rsidRPr="00334AF9" w:rsidRDefault="00C31FB8" w:rsidP="00C31FB8">
      <w:pPr>
        <w:pStyle w:val="3"/>
      </w:pPr>
      <w:bookmarkStart w:id="137" w:name="_Toc240123208"/>
      <w:r w:rsidRPr="00334AF9">
        <w:t>Top-2-Accuracy</w:t>
      </w:r>
      <w:bookmarkEnd w:id="137"/>
    </w:p>
    <w:p w14:paraId="5A833EDF" w14:textId="0E6768ED" w:rsidR="005F5DA9" w:rsidRDefault="00C31FB8" w:rsidP="00C31FB8">
      <w:r w:rsidRPr="00334AF9">
        <w:t xml:space="preserve">Το Top-2 Accuracy χρησιμοποιήθηκε ως συμπληρωματική μετρική </w:t>
      </w:r>
      <w:r w:rsidR="007B300F">
        <w:t>της Ακρίβειας</w:t>
      </w:r>
      <w:r w:rsidRPr="00334AF9">
        <w:t>. Σε ένα πρόβλημα πολυταξικής ταξινόμησης, το μοντέλο υπολογίζει για κάθε εικόνα μία πιθανότητα για καθεμία από τις διαθέσιμες κλάσεις. Στ</w:t>
      </w:r>
      <w:r w:rsidR="007B300F">
        <w:t>ην</w:t>
      </w:r>
      <w:r w:rsidRPr="00334AF9">
        <w:t xml:space="preserve"> </w:t>
      </w:r>
      <w:r w:rsidR="007B300F">
        <w:t>Ακρίβεια</w:t>
      </w:r>
      <w:r w:rsidRPr="00334AF9">
        <w:t xml:space="preserve">, η πρόβλεψη θεωρείται σωστή μόνο όταν η πραγματική κλάση έχει τη μεγαλύτερη προβλεπόμενη πιθανότητα. Αντίθετα, στο Top-2 Accuracy η πρόβλεψη θεωρείται επιτυχής όταν η πραγματική κλάση βρίσκεται ανάμεσα στις δύο κλάσεις με τις μεγαλύτερες προβλεπόμενες </w:t>
      </w:r>
      <w:r w:rsidR="007168C2" w:rsidRPr="00334AF9">
        <w:t>πιθανότητες. Ορίζεται</w:t>
      </w:r>
      <w:r w:rsidR="005F5DA9" w:rsidRPr="00334AF9">
        <w:t xml:space="preserve"> ως: </w:t>
      </w:r>
    </w:p>
    <w:p w14:paraId="202420C5" w14:textId="3C27B623" w:rsidR="00C31FB8" w:rsidRPr="00334AF9" w:rsidRDefault="00C31FB8" w:rsidP="00C31FB8">
      <m:oMathPara>
        <m:oMath>
          <m:r>
            <m:rPr>
              <m:nor/>
            </m:rPr>
            <w:lastRenderedPageBreak/>
            <m:t>Top-2</m:t>
          </m:r>
          <m:r>
            <w:rPr>
              <w:rFonts w:ascii="Cambria Math" w:hAnsi="Cambria Math"/>
            </w:rPr>
            <m:t> </m:t>
          </m:r>
          <m:r>
            <m:rPr>
              <m:nor/>
            </m:rPr>
            <m:t>Accuracy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Top</m:t>
              </m:r>
              <m:r>
                <w:rPr>
                  <w:rFonts w:ascii="Cambria Math" w:hAnsi="Cambria Math"/>
                </w:rPr>
                <m:t>2⁡</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e>
          </m:d>
        </m:oMath>
      </m:oMathPara>
    </w:p>
    <w:p w14:paraId="2509F3DE" w14:textId="499990C1" w:rsidR="00C31FB8" w:rsidRPr="00334AF9" w:rsidRDefault="00C31FB8" w:rsidP="00C31FB8">
      <w:r w:rsidRPr="00334AF9">
        <w:t xml:space="preserve">όπου </w:t>
      </w:r>
      <m:oMath>
        <m:r>
          <w:rPr>
            <w:rFonts w:ascii="Cambria Math" w:hAnsi="Cambria Math"/>
          </w:rPr>
          <m:t xml:space="preserve">N </m:t>
        </m:r>
      </m:oMath>
      <w:r w:rsidRPr="00334AF9">
        <w:t xml:space="preserve">είναι ο συνολικός αριθμός εικόνων,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Pr="00334AF9">
        <w:t xml:space="preserve">είναι η πραγματική κλάση της εικόνας </w:t>
      </w:r>
      <m:oMath>
        <m:r>
          <w:rPr>
            <w:rFonts w:ascii="Cambria Math" w:hAnsi="Cambria Math"/>
          </w:rPr>
          <m:t>i</m:t>
        </m:r>
      </m:oMath>
      <w:r w:rsidRPr="00334AF9">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 xml:space="preserve"> </m:t>
        </m:r>
      </m:oMath>
      <w:r w:rsidRPr="00334AF9">
        <w:t xml:space="preserve">είναι το διάνυσμα των προβλεπόμενων πιθανοτήτων και </w:t>
      </w:r>
      <m:oMath>
        <m:r>
          <m:rPr>
            <m:sty m:val="p"/>
          </m:rPr>
          <w:rPr>
            <w:rFonts w:ascii="Cambria Math" w:hAnsi="Cambria Math"/>
          </w:rPr>
          <m:t>Top</m:t>
        </m:r>
        <m:r>
          <w:rPr>
            <w:rFonts w:ascii="Cambria Math" w:hAnsi="Cambria Math"/>
          </w:rPr>
          <m:t>2⁡</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r>
          <w:rPr>
            <w:rFonts w:ascii="Cambria Math" w:hAnsi="Cambria Math"/>
          </w:rPr>
          <m:t xml:space="preserve"> </m:t>
        </m:r>
      </m:oMath>
      <w:r w:rsidRPr="00334AF9">
        <w:t>είναι το σύνολο των δύο κλάσεων με τις μεγαλύτερες πιθανότητες. Η συνάρτηση 1 λαμβάνει την τιμή 1 όταν η πραγματική κλάση περιλαμβάνεται στις δύο πρώτες προβλέψεις και 0 σε διαφορετική περίπτωση.</w:t>
      </w:r>
    </w:p>
    <w:p w14:paraId="271FCE51" w14:textId="09DD5E5F" w:rsidR="00C31FB8" w:rsidRPr="00334AF9" w:rsidRDefault="00C31FB8" w:rsidP="00C31FB8">
      <w:r w:rsidRPr="00334AF9">
        <w:t>Η μετρική είναι χρήσιμη στο ZooLake, επειδή ορισμένες κλάσεις εμφανίζουν παρόμοια μορφολογικά χαρακτηριστικά. Επομένως, δείχνει εάν το μοντέλο τοποθετεί την πραγματική κλάση μεταξύ των επικρατέστερων επιλογών του, ακόμη και όταν αυτή δεν αποτελεί την πρώτη πρόβλεψη.</w:t>
      </w:r>
    </w:p>
    <w:p w14:paraId="211FAFC5" w14:textId="4138BE16" w:rsidR="00166F54" w:rsidRPr="00217495" w:rsidRDefault="00E55BD5" w:rsidP="00166F54">
      <w:pPr>
        <w:pStyle w:val="3"/>
      </w:pPr>
      <w:bookmarkStart w:id="138" w:name="_Toc240123209"/>
      <w:r w:rsidRPr="00217495">
        <w:rPr>
          <w:rPrChange w:id="139" w:author="Petros Kontos" w:date="2026-09-17T18:54:00Z" w16du:dateUtc="2026-09-17T15:54:00Z">
            <w:rPr>
              <w:highlight w:val="yellow"/>
            </w:rPr>
          </w:rPrChange>
        </w:rPr>
        <w:t>Πιστότητα</w:t>
      </w:r>
      <w:ins w:id="140" w:author="Petros Kontos" w:date="2026-09-17T18:54:00Z" w16du:dateUtc="2026-09-17T15:54:00Z">
        <w:r w:rsidR="00217495" w:rsidRPr="00217495">
          <w:rPr>
            <w:rPrChange w:id="141" w:author="Petros Kontos" w:date="2026-09-17T18:54:00Z" w16du:dateUtc="2026-09-17T15:54:00Z">
              <w:rPr>
                <w:highlight w:val="yellow"/>
              </w:rPr>
            </w:rPrChange>
          </w:rPr>
          <w:t xml:space="preserve"> </w:t>
        </w:r>
      </w:ins>
      <w:r w:rsidRPr="00217495">
        <w:rPr>
          <w:rPrChange w:id="142" w:author="Petros Kontos" w:date="2026-09-17T18:54:00Z" w16du:dateUtc="2026-09-17T15:54:00Z">
            <w:rPr>
              <w:highlight w:val="yellow"/>
            </w:rPr>
          </w:rPrChange>
        </w:rPr>
        <w:t>(</w:t>
      </w:r>
      <w:r w:rsidR="00166F54" w:rsidRPr="00217495">
        <w:t>Precision</w:t>
      </w:r>
      <w:bookmarkEnd w:id="138"/>
      <w:r w:rsidRPr="00217495">
        <w:rPr>
          <w:rPrChange w:id="143" w:author="Petros Kontos" w:date="2026-09-17T18:54:00Z" w16du:dateUtc="2026-09-17T15:54:00Z">
            <w:rPr>
              <w:highlight w:val="yellow"/>
            </w:rPr>
          </w:rPrChange>
        </w:rPr>
        <w:t>)</w:t>
      </w:r>
    </w:p>
    <w:p w14:paraId="644BC331" w14:textId="39A40974" w:rsidR="00166F54" w:rsidRPr="00334AF9" w:rsidRDefault="00214254" w:rsidP="00166F54">
      <w:r>
        <w:t>Η Πιστότητα</w:t>
      </w:r>
      <w:r w:rsidR="00166F54" w:rsidRPr="00334AF9">
        <w:t xml:space="preserve"> δείχνει, από όσες εικόνες το μοντέλο προέβλεψε ως κλάση </w:t>
      </w:r>
      <m:oMath>
        <m:r>
          <w:rPr>
            <w:rFonts w:ascii="Cambria Math" w:hAnsi="Cambria Math"/>
          </w:rPr>
          <m:t>c</m:t>
        </m:r>
      </m:oMath>
      <w:r w:rsidR="00166F54" w:rsidRPr="00334AF9">
        <w:t xml:space="preserve">, πόσες ήταν όντως κλάση </w:t>
      </w:r>
      <m:oMath>
        <m:r>
          <w:rPr>
            <w:rFonts w:ascii="Cambria Math" w:hAnsi="Cambria Math"/>
          </w:rPr>
          <m:t>c</m:t>
        </m:r>
      </m:oMath>
      <w:r w:rsidR="00166F54" w:rsidRPr="00334AF9">
        <w:t xml:space="preserve"> και </w:t>
      </w:r>
      <w:r w:rsidR="003F54F5" w:rsidRPr="00334AF9">
        <w:t>υπολογίζεται</w:t>
      </w:r>
      <w:r w:rsidR="00166F54" w:rsidRPr="00334AF9">
        <w:t xml:space="preserve"> ξεχωριστά για κάθε κλάση.  </w:t>
      </w:r>
    </w:p>
    <w:p w14:paraId="498C2437" w14:textId="77777777" w:rsidR="00166F54" w:rsidRPr="00334AF9" w:rsidRDefault="00166F54" w:rsidP="00166F54">
      <w:r w:rsidRPr="00334AF9">
        <w:t>Ορίζεται ως:</w:t>
      </w:r>
    </w:p>
    <w:p w14:paraId="20561DA9" w14:textId="644B942B" w:rsidR="00166F54" w:rsidRPr="00334AF9" w:rsidRDefault="00000000" w:rsidP="00166F54">
      <m:oMathPara>
        <m:oMath>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den>
          </m:f>
        </m:oMath>
      </m:oMathPara>
    </w:p>
    <w:p w14:paraId="763CA34E" w14:textId="22BCA168" w:rsidR="00166F54" w:rsidRPr="00334AF9" w:rsidRDefault="00166F54" w:rsidP="00166F54">
      <w:r w:rsidRPr="00334AF9">
        <w:t>Όπου TP (true positives) οι σωστά ταξινομημένες θετικές, FP (false positives) οι εσφαλμένα ταξινομημένες ως θετικές, FN (false negatives) οι θετικές που δεν εντοπίστηκαν, και TN (true negatives) οι σωστά ταξινομημένες αρνητικές.</w:t>
      </w:r>
    </w:p>
    <w:p w14:paraId="43BE8E49" w14:textId="6ADA7D8F" w:rsidR="00881825" w:rsidRPr="00217495" w:rsidRDefault="00E55BD5" w:rsidP="00881825">
      <w:pPr>
        <w:pStyle w:val="3"/>
      </w:pPr>
      <w:bookmarkStart w:id="144" w:name="_Toc240123210"/>
      <w:r w:rsidRPr="00217495">
        <w:t>Ανάκληση</w:t>
      </w:r>
      <w:r w:rsidR="00217495" w:rsidRPr="00217495">
        <w:t xml:space="preserve"> </w:t>
      </w:r>
      <w:r w:rsidRPr="00217495">
        <w:t>(</w:t>
      </w:r>
      <w:r w:rsidR="00881825" w:rsidRPr="00217495">
        <w:t>Recall</w:t>
      </w:r>
      <w:bookmarkEnd w:id="144"/>
      <w:r w:rsidRPr="00217495">
        <w:rPr>
          <w:rPrChange w:id="145" w:author="Petros Kontos" w:date="2026-09-17T18:54:00Z" w16du:dateUtc="2026-09-17T15:54:00Z">
            <w:rPr>
              <w:highlight w:val="yellow"/>
            </w:rPr>
          </w:rPrChange>
        </w:rPr>
        <w:t>)</w:t>
      </w:r>
    </w:p>
    <w:p w14:paraId="6083C1E7" w14:textId="2020FCE6" w:rsidR="00881825" w:rsidRPr="00334AF9" w:rsidRDefault="00214254" w:rsidP="00881825">
      <w:r>
        <w:t>Η Ανάκληση</w:t>
      </w:r>
      <w:r w:rsidR="00881825" w:rsidRPr="00334AF9">
        <w:t xml:space="preserve"> δείχνει, από όσες εικόνες ανήκαν όντως στην κλάση c, πόσες κατάφερε να βρει το μοντέλο. </w:t>
      </w:r>
    </w:p>
    <w:p w14:paraId="39B29249" w14:textId="77777777" w:rsidR="00881825" w:rsidRPr="00334AF9" w:rsidRDefault="00881825" w:rsidP="00881825">
      <w:r w:rsidRPr="00334AF9">
        <w:t xml:space="preserve">Ορίζεται ως: </w:t>
      </w:r>
    </w:p>
    <w:p w14:paraId="7DD4FD44" w14:textId="2491CB80" w:rsidR="00166F54" w:rsidRPr="00334AF9" w:rsidRDefault="00000000" w:rsidP="00881825">
      <m:oMathPara>
        <m:oMath>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p w14:paraId="07850D93" w14:textId="77777777" w:rsidR="00AB3E7A" w:rsidRPr="00334AF9" w:rsidRDefault="00AB3E7A" w:rsidP="00881825"/>
    <w:p w14:paraId="1A997ABB" w14:textId="18043690" w:rsidR="00AB3E7A" w:rsidRPr="00334AF9" w:rsidRDefault="00AB3E7A" w:rsidP="00AB3E7A">
      <w:pPr>
        <w:pStyle w:val="3"/>
      </w:pPr>
      <w:bookmarkStart w:id="146" w:name="_Toc240123211"/>
      <w:r w:rsidRPr="00334AF9">
        <w:t>F1-Score</w:t>
      </w:r>
      <w:bookmarkEnd w:id="146"/>
    </w:p>
    <w:p w14:paraId="42E1DBE4" w14:textId="7D9DAE72" w:rsidR="00AB3E7A" w:rsidRPr="00334AF9" w:rsidRDefault="00AB3E7A" w:rsidP="00AB3E7A">
      <w:r w:rsidRPr="00334AF9">
        <w:t xml:space="preserve">Το F1-Score συνδυάζει </w:t>
      </w:r>
      <w:r w:rsidR="007B300F">
        <w:t>την Πιστότητα και την Ανάκληση</w:t>
      </w:r>
      <w:r w:rsidRPr="00334AF9">
        <w:t xml:space="preserve"> σε έναν αριθμό, τον αρμονικό μέσο όρο των δύο. Εξαρτάται και από τις δύο μετρικές και επηρεάζεται αναλόγως. </w:t>
      </w:r>
    </w:p>
    <w:p w14:paraId="6DBDA054" w14:textId="0AD108D9" w:rsidR="00AB3E7A" w:rsidRPr="00334AF9" w:rsidRDefault="00AB3E7A" w:rsidP="00AB3E7A">
      <w:r w:rsidRPr="00334AF9">
        <w:t xml:space="preserve">Ορίζεται ως: </w:t>
      </w:r>
    </w:p>
    <w:p w14:paraId="50327296" w14:textId="40B7ED72" w:rsidR="00AB3E7A" w:rsidRPr="00334AF9" w:rsidRDefault="00000000" w:rsidP="00AB3E7A">
      <m:oMathPara>
        <m:oMath>
          <m:sSub>
            <m:sSubPr>
              <m:ctrlPr>
                <w:rPr>
                  <w:rFonts w:ascii="Cambria Math" w:hAnsi="Cambria Math"/>
                </w:rPr>
              </m:ctrlPr>
            </m:sSubPr>
            <m:e>
              <m:r>
                <m:rPr>
                  <m:sty m:val="p"/>
                </m:rPr>
                <w:rPr>
                  <w:rFonts w:ascii="Cambria Math" w:hAnsi="Cambria Math"/>
                </w:rPr>
                <m:t>F</m:t>
              </m:r>
              <m:r>
                <w:rPr>
                  <w:rFonts w:ascii="Cambria Math" w:hAnsi="Cambria Math"/>
                </w:rPr>
                <m:t>1</m:t>
              </m:r>
            </m:e>
            <m:sub>
              <m:r>
                <w:rPr>
                  <w:rFonts w:ascii="Cambria Math" w:hAnsi="Cambria Math"/>
                </w:rPr>
                <m:t>c</m:t>
              </m:r>
            </m:sub>
          </m:sSub>
          <m:r>
            <w:rPr>
              <w:rFonts w:ascii="Cambria Math" w:hAnsi="Cambria Math"/>
            </w:rPr>
            <m:t>=2⋅</m:t>
          </m:r>
          <m:f>
            <m:fPr>
              <m:ctrlPr>
                <w:rPr>
                  <w:rFonts w:ascii="Cambria Math" w:hAnsi="Cambria Math"/>
                </w:rPr>
              </m:ctrlPr>
            </m:fPr>
            <m:num>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den>
          </m:f>
        </m:oMath>
      </m:oMathPara>
    </w:p>
    <w:p w14:paraId="3B19445A" w14:textId="35C58BCB" w:rsidR="00706A91" w:rsidRPr="00334AF9" w:rsidRDefault="00706A91" w:rsidP="00706A91">
      <w:pPr>
        <w:pStyle w:val="3"/>
      </w:pPr>
      <w:bookmarkStart w:id="147" w:name="_Toc240123212"/>
      <w:r w:rsidRPr="00334AF9">
        <w:t>Macro-averaging</w:t>
      </w:r>
      <w:bookmarkEnd w:id="147"/>
    </w:p>
    <w:p w14:paraId="356C90B9" w14:textId="21F85E88" w:rsidR="00706A91" w:rsidRPr="00334AF9" w:rsidRDefault="00706A91" w:rsidP="00706A91">
      <w:r w:rsidRPr="00334AF9">
        <w:t xml:space="preserve">Λόγω του ότι το </w:t>
      </w:r>
      <w:r w:rsidR="007B300F">
        <w:t>σύνολο δεδομένων</w:t>
      </w:r>
      <w:r w:rsidRPr="00334AF9">
        <w:t xml:space="preserve"> είναι αρκετά ανισοκατανεμημένο, υπολογίζονται και τα macro-average των μετρικών, ώστε να δοθεί σε κάθε κλάση ίσο βάρος. Πρώτα υπολογίζεται η μετρική για κάθε κλάση ξεχωριστά και έπειτα ο μέσος όρος τους. Έτσι εξασφαλίζεται ότι η μετρική δεν κυριαρχείται από τις πολυπληθείς κλάσεις.</w:t>
      </w:r>
    </w:p>
    <w:p w14:paraId="64946505" w14:textId="4DAAFB99" w:rsidR="00B46928" w:rsidRPr="00ED3FA3" w:rsidRDefault="00706A91" w:rsidP="00706A91">
      <w:pPr>
        <w:rPr>
          <w:lang w:val="en-US"/>
        </w:rPr>
      </w:pPr>
      <w:r w:rsidRPr="00334AF9">
        <w:t>Στην παρούσα εργασία, το Macro-F1 χρησιμοποιείται ως βασική μετρική σύγκρισης των μοντέλων, επειδή το ZooLake παρουσιάζει έντονη ανισορροπία μεταξύ των κλάσεων. Σε αντίθεση με το accuracy, δίνει ίσο βάρος σε κάθε κλάση και επομένως αποτυπώνει καλύτερα την απόδοση του μοντέλου και στις λιγότερο συχνές κατηγορίες.</w:t>
      </w:r>
      <w:r w:rsidR="00ED3FA3">
        <w:t xml:space="preserve"> </w:t>
      </w:r>
      <w:r w:rsidR="00ED3FA3" w:rsidRPr="008F6840">
        <w:br/>
      </w:r>
      <w:r w:rsidR="00ED3FA3">
        <w:t>Ορίζεται ως</w:t>
      </w:r>
      <w:r w:rsidR="00ED3FA3">
        <w:rPr>
          <w:lang w:val="en-US"/>
        </w:rPr>
        <w:t>:</w:t>
      </w:r>
    </w:p>
    <w:p w14:paraId="66862D6D" w14:textId="74DCC07D" w:rsidR="00706A91" w:rsidRPr="00B46928" w:rsidRDefault="00706A91" w:rsidP="00706A91">
      <w:pPr>
        <w:rPr>
          <w:lang w:val="en-US"/>
        </w:rPr>
      </w:pPr>
      <m:oMathPara>
        <m:oMath>
          <m:r>
            <w:rPr>
              <w:rFonts w:ascii="Cambria Math" w:hAnsi="Cambria Math"/>
            </w:rPr>
            <m:t>Macro-F1=1/35</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c=1</m:t>
                  </m:r>
                </m:e>
              </m:d>
            </m:sub>
            <m:sup>
              <m:r>
                <w:rPr>
                  <w:rFonts w:ascii="Cambria Math" w:hAnsi="Cambria Math"/>
                </w:rPr>
                <m:t>35</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sub>
          </m:sSub>
        </m:oMath>
      </m:oMathPara>
    </w:p>
    <w:p w14:paraId="363744A2" w14:textId="0880359A" w:rsidR="00B46928" w:rsidRPr="008F6840" w:rsidRDefault="00B46928" w:rsidP="00706A91">
      <w:r w:rsidRPr="00B46928">
        <w:t xml:space="preserve">Όταν μια κλάση περιλαμβάνει πολύ λίγες εικόνες στο σύνολο επικύρωσης ή ελέγχου, ακόμη και μία σωστή ή λανθασμένη πρόβλεψη μπορεί να μεταβάλει σημαντικά το </w:t>
      </w:r>
      <w:r w:rsidR="00CB71BF">
        <w:br/>
      </w:r>
      <w:r w:rsidRPr="00B46928">
        <w:t>F1-Score της. Επειδή το Macro-F1 δίνει ίσο βάρος σε όλες τις κλάσεις, η επίδοση μιας σπάνιας κλάσης μπορεί να επηρεάσει αισθητά τη συνολική τιμή της μετρικής. Για τον λόγο αυτό, το Macro-F1 πρέπει να ερμηνεύεται σε συνδυασμό με τον αριθμό των διαθέσιμων δειγμάτων κάθε κλάσης.</w:t>
      </w:r>
    </w:p>
    <w:p w14:paraId="6307F796" w14:textId="386C4935" w:rsidR="0087009A" w:rsidRPr="00334AF9" w:rsidRDefault="0087009A" w:rsidP="0087009A">
      <w:pPr>
        <w:pStyle w:val="3"/>
      </w:pPr>
      <w:bookmarkStart w:id="148" w:name="_Toc240123213"/>
      <w:commentRangeStart w:id="149"/>
      <w:r w:rsidRPr="00334AF9">
        <w:t>Συμπληρωματικές εκδοχές του Macro-F1</w:t>
      </w:r>
      <w:bookmarkEnd w:id="148"/>
    </w:p>
    <w:p w14:paraId="4EAB9B4D" w14:textId="4FB69167" w:rsidR="0087009A" w:rsidRPr="00CB71BF" w:rsidRDefault="0087009A" w:rsidP="0087009A">
      <w:r w:rsidRPr="00334AF9">
        <w:t>Ορισμένες κλάσεις</w:t>
      </w:r>
      <w:r w:rsidR="00C07973">
        <w:t xml:space="preserve"> </w:t>
      </w:r>
      <w:r w:rsidR="00CB71BF">
        <w:t xml:space="preserve">του </w:t>
      </w:r>
      <w:r w:rsidR="00CB71BF">
        <w:rPr>
          <w:lang w:val="en-US"/>
        </w:rPr>
        <w:t>ZooLake</w:t>
      </w:r>
      <w:r w:rsidR="00CB71BF" w:rsidRPr="008F6840">
        <w:t xml:space="preserve"> </w:t>
      </w:r>
      <w:r w:rsidR="00CB71BF">
        <w:t xml:space="preserve">όπως </w:t>
      </w:r>
      <w:r w:rsidRPr="00334AF9">
        <w:t xml:space="preserve">η </w:t>
      </w:r>
      <m:oMath>
        <m:r>
          <m:rPr>
            <m:nor/>
          </m:rPr>
          <w:rPr>
            <w:rFonts w:ascii="Cambria Math" w:hAnsi="Cambria Math"/>
          </w:rPr>
          <m:t>chaoborus</m:t>
        </m:r>
      </m:oMath>
      <w:r w:rsidRPr="00334AF9">
        <w:t>, διαθέτουν πολύ μικρό αριθμό εικόνων και συνεπώς περιλαμβάνουν ελάχιστα δείγματα στα σύνολα επικύρωσης και ελέγχου. Σε αυτές τις περιπτώσεις, ακόμη και μία σωστή ή λανθασμένη πρόβλεψη μπορεί να μεταβάλει σημαντικά το F1-Score της κλάσης και, κατ’ επέκταση, τη συνολική τιμή του Macro-F1. Για τον λόγο αυτό, υπολογίζεται συμπληρωματικά το Macro-F1 μόνο για τις κλάσεις που διαθέτουν τουλάχιστον 200 εικόνες στο σύνολο δεδομένων.</w:t>
      </w:r>
    </w:p>
    <w:p w14:paraId="25D8E261" w14:textId="65B16362" w:rsidR="006303E4" w:rsidRDefault="0087009A" w:rsidP="0087009A">
      <w:pPr>
        <w:rPr>
          <w:ins w:id="150" w:author="Petros Kontos" w:date="2026-09-17T17:24:00Z" w16du:dateUtc="2026-09-17T14:24:00Z"/>
        </w:rPr>
      </w:pPr>
      <w:r w:rsidRPr="00334AF9">
        <w:t xml:space="preserve">Επιπλέον, οι κλάσεις dirt, unknown και unknown_plankton αποτελούν ετερογενείς κατηγορίες (junk classes), οι οποίες δεν αντιστοιχούν σε μία συγκεκριμένη ταξινομική κατηγορία. Για την πληρέστερη αξιολόγηση της απόδοσης στις αναγνωρίσιμες κατηγορίες πλαγκτού, υπολογίζεται επίσης το Macro-F1 χωρίς τις τρεις αυτές κλάσεις, καθώς και ο συνδυασμός των δύο παραπάνω περιορισμών. Οι συγκεκριμένες εκδοχές </w:t>
      </w:r>
      <w:r w:rsidRPr="00334AF9">
        <w:lastRenderedPageBreak/>
        <w:t>παρέχουν συμπληρωματική εικόνα της απόδοσης των μοντέλων και δεν αντικαθιστούν την κύρια τιμή του Macro-F1, η οποία υπολογίζεται στο σύνολο των 35 κλάσεων.</w:t>
      </w:r>
      <w:commentRangeEnd w:id="149"/>
      <w:r w:rsidR="00834920">
        <w:rPr>
          <w:rStyle w:val="af1"/>
          <w:sz w:val="22"/>
          <w:szCs w:val="20"/>
        </w:rPr>
        <w:commentReference w:id="149"/>
      </w:r>
    </w:p>
    <w:p w14:paraId="01E5BDDC" w14:textId="7DCCFF5F" w:rsidR="00B61433" w:rsidRPr="00334AF9" w:rsidRDefault="006303E4" w:rsidP="006303E4">
      <w:pPr>
        <w:spacing w:after="0" w:line="240" w:lineRule="auto"/>
        <w:jc w:val="left"/>
        <w:pPrChange w:id="151" w:author="Petros Kontos" w:date="2026-09-17T17:24:00Z" w16du:dateUtc="2026-09-17T14:24:00Z">
          <w:pPr/>
        </w:pPrChange>
      </w:pPr>
      <w:ins w:id="152" w:author="Petros Kontos" w:date="2026-09-17T17:24:00Z" w16du:dateUtc="2026-09-17T14:24:00Z">
        <w:r>
          <w:br w:type="page"/>
        </w:r>
      </w:ins>
    </w:p>
    <w:p w14:paraId="3D8C6CBD" w14:textId="586DD144" w:rsidR="000C52B5" w:rsidRPr="00334AF9" w:rsidRDefault="000C52B5" w:rsidP="00E9037E">
      <w:pPr>
        <w:pStyle w:val="1"/>
      </w:pPr>
      <w:r w:rsidRPr="00334AF9">
        <w:lastRenderedPageBreak/>
        <w:t xml:space="preserve"> </w:t>
      </w:r>
      <w:bookmarkStart w:id="153" w:name="_Toc240123214"/>
      <w:bookmarkStart w:id="154" w:name="_Toc5107564"/>
      <w:r w:rsidR="00893098" w:rsidRPr="00334AF9">
        <w:t>Μεθοδολογία</w:t>
      </w:r>
      <w:bookmarkEnd w:id="153"/>
      <w:r w:rsidR="00CF780A" w:rsidRPr="00334AF9">
        <w:t xml:space="preserve"> </w:t>
      </w:r>
      <w:bookmarkEnd w:id="154"/>
    </w:p>
    <w:p w14:paraId="4F3450E5" w14:textId="4B97EAB5" w:rsidR="000C52B5" w:rsidRPr="00334AF9" w:rsidRDefault="00DF29AC" w:rsidP="00E9037E">
      <w:pPr>
        <w:pStyle w:val="2"/>
      </w:pPr>
      <w:bookmarkStart w:id="155" w:name="_Toc240123215"/>
      <w:r w:rsidRPr="00334AF9">
        <w:t>Το άρθρο αναφοράς και το πλαίσιο της αναπαραγωγής</w:t>
      </w:r>
      <w:bookmarkEnd w:id="155"/>
      <w:r w:rsidR="000C52B5" w:rsidRPr="00334AF9">
        <w:t xml:space="preserve"> </w:t>
      </w:r>
    </w:p>
    <w:p w14:paraId="45EAE2E4" w14:textId="482EA43A" w:rsidR="00DF29AC" w:rsidRPr="00334AF9" w:rsidRDefault="00DF29AC" w:rsidP="00DF29AC">
      <w:bookmarkStart w:id="156" w:name="_Toc5107566"/>
      <w:r w:rsidRPr="00334AF9">
        <w:t xml:space="preserve">Η παρούσα εργασία </w:t>
      </w:r>
      <w:r w:rsidR="00515F78">
        <w:t>βασίζεται στη</w:t>
      </w:r>
      <w:r w:rsidRPr="00334AF9">
        <w:t xml:space="preserve"> μελέτη των  Kyathanahally et al. [1]  και την </w:t>
      </w:r>
      <w:r w:rsidR="00943825">
        <w:t>περαιτέρω</w:t>
      </w:r>
      <w:r w:rsidRPr="00334AF9">
        <w:t xml:space="preserve"> μελέτη των διαφορετικών fine-tuning </w:t>
      </w:r>
      <w:r w:rsidR="003F54F5" w:rsidRPr="00334AF9">
        <w:t>στρατηγικών</w:t>
      </w:r>
      <w:r w:rsidRPr="00334AF9">
        <w:t xml:space="preserve"> </w:t>
      </w:r>
      <w:r w:rsidR="003F54F5" w:rsidRPr="00334AF9">
        <w:t>πάνω</w:t>
      </w:r>
      <w:r w:rsidRPr="00334AF9">
        <w:t xml:space="preserve">  σε αρχιτεκτονικές CNN. Oι τεχνικές των </w:t>
      </w:r>
      <w:r w:rsidR="003F54F5" w:rsidRPr="00334AF9">
        <w:t>ερευνητών</w:t>
      </w:r>
      <w:r w:rsidRPr="00334AF9">
        <w:t xml:space="preserve"> </w:t>
      </w:r>
      <w:r w:rsidR="003F54F5" w:rsidRPr="00334AF9">
        <w:t>βασίστηκαν</w:t>
      </w:r>
      <w:r w:rsidRPr="00334AF9">
        <w:t xml:space="preserve"> </w:t>
      </w:r>
      <w:r w:rsidR="003F54F5" w:rsidRPr="00334AF9">
        <w:t>πάνω</w:t>
      </w:r>
      <w:r w:rsidRPr="00334AF9">
        <w:t xml:space="preserve"> στο ensembling που αφορούν τον συνδυασμό ανεξάρτητα εκπαιδευμένων μοντέλων και αποτελούν την κύρια συνεισφορά του άρθρου. </w:t>
      </w:r>
      <w:r w:rsidR="007B108E">
        <w:t xml:space="preserve">Ο καλύτερος συνδυασμός των μοντέλων </w:t>
      </w:r>
      <w:r w:rsidR="007B300F">
        <w:t>(</w:t>
      </w:r>
      <w:r w:rsidR="007B300F" w:rsidRPr="002C0125">
        <w:rPr>
          <w:rPrChange w:id="157" w:author="Petros Kontos" w:date="2026-09-17T16:31:00Z" w16du:dateUtc="2026-09-17T13:31:00Z">
            <w:rPr>
              <w:highlight w:val="yellow"/>
            </w:rPr>
          </w:rPrChange>
        </w:rPr>
        <w:t>ensembling</w:t>
      </w:r>
      <w:r w:rsidR="007B300F">
        <w:t xml:space="preserve">) </w:t>
      </w:r>
      <w:r w:rsidR="007B108E">
        <w:t xml:space="preserve">που επέλεξαν οι </w:t>
      </w:r>
      <w:r w:rsidR="00A36DE6">
        <w:t>ερευνητές</w:t>
      </w:r>
      <w:del w:id="158" w:author="Petros Kontos" w:date="2026-09-17T12:43:00Z" w16du:dateUtc="2026-09-17T09:43:00Z">
        <w:r w:rsidR="00A36DE6" w:rsidDel="007B300F">
          <w:delText xml:space="preserve"> </w:delText>
        </w:r>
        <w:r w:rsidRPr="00334AF9" w:rsidDel="007B300F">
          <w:delText xml:space="preserve"> </w:delText>
        </w:r>
      </w:del>
      <w:r w:rsidRPr="00334AF9">
        <w:t xml:space="preserve"> (Best_6_stack) πέτυχε accuracy 97,9% και macro-F1 92,7%, ενώ το καλύτερο μεμονωμένο μοντέλο τους ήταν το EfficientNetB7 με F1</w:t>
      </w:r>
      <w:r w:rsidR="000959B2" w:rsidRPr="008F6840">
        <w:t>-</w:t>
      </w:r>
      <w:r w:rsidR="000959B2">
        <w:rPr>
          <w:lang w:val="en-US"/>
        </w:rPr>
        <w:t>score</w:t>
      </w:r>
      <w:r w:rsidRPr="00334AF9">
        <w:t xml:space="preserve"> 0,900. </w:t>
      </w:r>
    </w:p>
    <w:p w14:paraId="5F0F1AD8" w14:textId="67273601" w:rsidR="00DF29AC" w:rsidRDefault="00DF29AC" w:rsidP="00DF29AC">
      <w:r w:rsidRPr="00334AF9">
        <w:t xml:space="preserve">Η παρούσα εργασία εστιάζει στη σύγκριση στρατηγικών εκπαίδευσης σε μεμονωμένα μοντέλα. Ο πειραματικός σχεδιασμός βασίστηκε στις αρχιτεκτονικές EfficientNetB2 και MobileNetV1. Η επιλογή τους συνδέεται με το συμπέρασμα των Kyathanahally et al. [1], σύμφωνα με το οποίο τα δύο αυτά μοντέλα προσφέρουν ευνοϊκή ισορροπία μεταξύ επίδοσης και μεγέθους μοντέλου.  </w:t>
      </w:r>
    </w:p>
    <w:p w14:paraId="1C8B27FB" w14:textId="43A43D69" w:rsidR="00C667C6" w:rsidRPr="00334AF9" w:rsidRDefault="00C667C6" w:rsidP="00DF29AC">
      <w:r w:rsidRPr="00C667C6">
        <w:t>Αρχικά, οι δύο αρχιτεκτονικές εκπαιδεύτηκαν από την αρχή (from scratch), δηλαδή με τυχαία αρχικοποίηση των βαρών και χωρίς τη χρήση προεκπαιδευμένης γνώσης. Σε αυτή την περίπτωση, όλα τα βάρη του δικτύου μαθαίνονται αποκλειστικά από τις εικόνες του ZooLake. Οι εκτελέσεις αυτές χρησιμοποιήθηκαν ως βάση αναφοράς για τη μετέπειτα σύγκριση με τις εκτελέσεις μεταφοράς μάθησης. Παράλληλα, εκπαιδεύτηκε από την αρχή και ένα απλούστερο συνελικτικό δίκτυο τεσσάρων επιπέδων (Custom CNN), ώστε να εξεταστεί η απόδοση μιας μικρότερης αρχιτεκτονικής με λιγότερες παραμέτρους.</w:t>
      </w:r>
    </w:p>
    <w:p w14:paraId="354E4521" w14:textId="6A2469BC" w:rsidR="00C667C6" w:rsidRDefault="00C667C6" w:rsidP="00DF29AC">
      <w:r w:rsidRPr="00C667C6">
        <w:t xml:space="preserve">Στη συνέχεια, εφαρμόστηκε μεταφορά μάθησης (transfer learning) με βάρη προεκπαιδευμένα στο ImageNet. Το αρχικό επίπεδο ταξινόμησης των μοντέλων αντικαταστάθηκε από </w:t>
      </w:r>
      <w:r w:rsidR="007B300F">
        <w:t>μια νέα κεφαλή ταξινόμησης</w:t>
      </w:r>
      <w:r w:rsidRPr="00C667C6">
        <w:t>, κατάλληλ</w:t>
      </w:r>
      <w:r w:rsidR="007B300F">
        <w:t>η</w:t>
      </w:r>
      <w:r w:rsidRPr="00C667C6">
        <w:t xml:space="preserve"> για τις 35 κλάσεις του ZooLake. Στο πρώτο στάδιο, το συνελικτικό μέρος του δικτύου, παρέμεινε παγωμένο και εκπαιδεύτηκε μόνο </w:t>
      </w:r>
      <w:r w:rsidR="007B300F">
        <w:t>η νέα κεφαλή ταξινόμησης</w:t>
      </w:r>
      <w:r w:rsidRPr="00C667C6">
        <w:t>. Η στρατηγική αυτή αναφέρεται ως frozen backbone και επιτρέπει την αξιοποίηση των χαρακτηριστικών που είχε ήδη μάθει το μοντέλο από το ImageNet, χωρίς να μεταβάλλονται τα βάρη του backbone.</w:t>
      </w:r>
    </w:p>
    <w:p w14:paraId="16A4CAC5" w14:textId="77777777" w:rsidR="001B0458" w:rsidRDefault="00C667C6" w:rsidP="00DF29AC">
      <w:r w:rsidRPr="00C667C6">
        <w:t xml:space="preserve">Μετά την ολοκλήρωση του frozen σταδίου, τα μοντέλα ξεκίνησαν από το καλύτερο αποθηκευμένο checkpoint και εφαρμόστηκαν δύο διαφορετικές στρατηγικές fine-tuning. </w:t>
      </w:r>
      <w:r w:rsidRPr="00C667C6">
        <w:lastRenderedPageBreak/>
        <w:t>Στη στρατηγική πλήρους αποδέσμευσης (full unfreeze), όλα τα επίπεδα του backbone έγιναν εκπαιδεύσιμα, συμπεριλαμβανομένων των επιπέδων Batch Normalization. Αντίθετα, στη στρατηγική BN-locked fine-tuning, έγιναν εκπαιδεύσιμα τα υπόλοιπα επίπεδα του backbone, αλλά τα επίπεδα Batch Normalization παρέμειναν παγωμένα. Με αυτόν τον τρόπο εξετάστηκε κατά πόσο η διατήρηση των αποθηκευμένων στατιστικών του Batch Normalization επηρεάζει τη σταθερότητα της εκπαίδευσης και την τελική απόδοση.</w:t>
      </w:r>
    </w:p>
    <w:p w14:paraId="04A8BF91" w14:textId="711F8857" w:rsidR="00F331D7" w:rsidRDefault="00F331D7" w:rsidP="00DF29AC">
      <w:r w:rsidRPr="00F331D7">
        <w:t xml:space="preserve">Για την αντιμετώπιση της ανισορροπίας των κλάσεων εξετάστηκε επίσης η μερική τυχαία υπερδειγματοληψία (partial random oversampling). Η τεχνική εφαρμόστηκε αποκλειστικά στο σύνολο εκπαίδευσης και αύξησε στις 100 εικόνες τις κλάσεις που περιείχαν λιγότερα από 50 δείγματα. Η αύξηση πραγματοποιήθηκε με επαναλαμβανόμενη επιλογή υπαρχουσών εικόνων, στις οποίες εφαρμόζονταν οι μετασχηματισμοί επαύξησης δεδομένων κατά την εκπαίδευση. Το oversampling εξετάστηκε στο Custom CNN και στο EfficientNetB2 </w:t>
      </w:r>
      <w:r w:rsidR="00FD76F3">
        <w:t>που είχε πετύχει καλύτερη απόδ</w:t>
      </w:r>
      <w:r w:rsidR="000C05D1">
        <w:t>ο</w:t>
      </w:r>
      <w:r w:rsidR="00FD76F3">
        <w:t>ση</w:t>
      </w:r>
      <w:r w:rsidRPr="00F331D7">
        <w:t>, ώστε να αξιολογηθεί αν επηρεάζει με τον ίδιο τρόπο ένα απλό και ένα πιο σύνθετο μοντέλο.</w:t>
      </w:r>
    </w:p>
    <w:p w14:paraId="27E5435A" w14:textId="12B16749" w:rsidR="00893098" w:rsidRPr="00334AF9" w:rsidRDefault="00DF29AC" w:rsidP="00DF29AC">
      <w:r w:rsidRPr="00334AF9">
        <w:t>Τέλος, εκπαιδεύτηκε το ConvNeXtBase ως σύγχρονη επέκταση της αρχικής μελέτης.</w:t>
      </w:r>
      <w:r w:rsidR="00F331D7" w:rsidRPr="00F331D7">
        <w:t xml:space="preserve"> Η αρχιτεκτονική αυτή χρησιμοποιεί Layer Normalization αντί για Batch Normalization στο backbone και εξετάστηκε ώστε να συγκριθεί με τις προηγούμενες αρχιτεκτονικές.</w:t>
      </w:r>
    </w:p>
    <w:p w14:paraId="1ECD3FD9" w14:textId="3A07BEF0" w:rsidR="000C52B5" w:rsidRPr="00334AF9" w:rsidRDefault="00DF29AC" w:rsidP="00E9037E">
      <w:pPr>
        <w:pStyle w:val="2"/>
      </w:pPr>
      <w:bookmarkStart w:id="159" w:name="_Toc240123216"/>
      <w:bookmarkEnd w:id="156"/>
      <w:r w:rsidRPr="00334AF9">
        <w:t>Το σύνολο δεδομένων ZooLake</w:t>
      </w:r>
      <w:bookmarkEnd w:id="159"/>
    </w:p>
    <w:p w14:paraId="44B3F302" w14:textId="39DE2A35" w:rsidR="00DF29AC" w:rsidRPr="00334AF9" w:rsidRDefault="00DF29AC" w:rsidP="00DF29AC">
      <w:pPr>
        <w:pStyle w:val="3"/>
        <w:rPr>
          <w:bCs/>
        </w:rPr>
      </w:pPr>
      <w:bookmarkStart w:id="160" w:name="_Toc240123217"/>
      <w:r w:rsidRPr="00334AF9">
        <w:rPr>
          <w:bCs/>
        </w:rPr>
        <w:t>καταγραφή με την κάμερα DSPC</w:t>
      </w:r>
      <w:bookmarkEnd w:id="160"/>
    </w:p>
    <w:p w14:paraId="54D870F7" w14:textId="69F50FA8" w:rsidR="002C245A" w:rsidRPr="00334AF9" w:rsidRDefault="002C245A" w:rsidP="002C245A">
      <w:r w:rsidRPr="00334AF9">
        <w:t xml:space="preserve">Το Zoolake </w:t>
      </w:r>
      <w:r w:rsidR="003F54F5" w:rsidRPr="00334AF9">
        <w:t>dataset</w:t>
      </w:r>
      <w:r w:rsidR="00006029">
        <w:t xml:space="preserve"> </w:t>
      </w:r>
      <w:r w:rsidR="003F54F5" w:rsidRPr="00334AF9">
        <w:t>προέρχεται</w:t>
      </w:r>
      <w:r w:rsidRPr="00334AF9">
        <w:t xml:space="preserve">  </w:t>
      </w:r>
      <w:r w:rsidR="00B211C3">
        <w:t xml:space="preserve">από </w:t>
      </w:r>
      <w:r w:rsidRPr="00334AF9">
        <w:t xml:space="preserve">εικόνες της κάμερας Dual-magnification Scripps Plankton Camera (DSPC) [1].  Η κάμερα </w:t>
      </w:r>
      <w:r w:rsidR="003F54F5" w:rsidRPr="00334AF9">
        <w:t>ήταν</w:t>
      </w:r>
      <w:r w:rsidRPr="00334AF9">
        <w:t xml:space="preserve"> εγκατεστημένη σε βάθος 3 μέτρων στη λίμνη Greifensee της Ελβετίας  και κατέγραφε οργανισμούς πλαγκτού κατά την περίοδο 2018-2020. Είναι ένα υποβρύχιο μικροσκόπιο σκοτεινού πεδίου (dark-field), που σημαίνει </w:t>
      </w:r>
      <w:r w:rsidR="003F54F5" w:rsidRPr="00334AF9">
        <w:t>ότι</w:t>
      </w:r>
      <w:r w:rsidRPr="00334AF9">
        <w:t xml:space="preserve"> οι </w:t>
      </w:r>
      <w:r w:rsidR="006D5862" w:rsidRPr="00334AF9">
        <w:t>οργανισμοί</w:t>
      </w:r>
      <w:r w:rsidRPr="00334AF9">
        <w:t xml:space="preserve"> εμφανίζονται στις εικόνες </w:t>
      </w:r>
      <w:r w:rsidR="003F54F5" w:rsidRPr="00334AF9">
        <w:t>φωτεινοί</w:t>
      </w:r>
      <w:r w:rsidRPr="00334AF9">
        <w:t xml:space="preserve"> με </w:t>
      </w:r>
      <w:r w:rsidR="006D5862" w:rsidRPr="00334AF9">
        <w:t>μαύρο</w:t>
      </w:r>
      <w:r w:rsidRPr="00334AF9">
        <w:t xml:space="preserve"> υπόβαθρο.</w:t>
      </w:r>
    </w:p>
    <w:p w14:paraId="0E72A480" w14:textId="5A9714AE" w:rsidR="002C245A" w:rsidRPr="00334AF9" w:rsidRDefault="002C245A" w:rsidP="002C245A">
      <w:r w:rsidRPr="00334AF9">
        <w:t xml:space="preserve">Η DSPC έχει δύο </w:t>
      </w:r>
      <w:r w:rsidR="003F54F5" w:rsidRPr="00334AF9">
        <w:t>μεγεθύνσεις</w:t>
      </w:r>
      <w:r w:rsidRPr="00334AF9">
        <w:t xml:space="preserve">. Οι εικόνες προέρχονται </w:t>
      </w:r>
      <w:r w:rsidR="00B211C3">
        <w:t xml:space="preserve">από </w:t>
      </w:r>
      <w:r w:rsidRPr="00334AF9">
        <w:t xml:space="preserve">τη </w:t>
      </w:r>
      <w:r w:rsidR="003F54F5" w:rsidRPr="00334AF9">
        <w:t>μεγέθυνση</w:t>
      </w:r>
      <w:r w:rsidRPr="00334AF9">
        <w:t xml:space="preserve"> 0.5x, η οποία καλύπτει οργανισμούς με μέγεθος περίπου από 100 μm έως 1 cm και χρησιμοποιείται κυρίως για την απεικόνιση </w:t>
      </w:r>
      <w:r w:rsidR="003F54F5" w:rsidRPr="00334AF9">
        <w:t>ζωοπλαγκτού</w:t>
      </w:r>
      <w:r w:rsidRPr="00334AF9">
        <w:t xml:space="preserve"> και μεγάλων αποικιών </w:t>
      </w:r>
      <w:r w:rsidR="003F54F5" w:rsidRPr="00334AF9">
        <w:t>φυτοπλαγκτόν</w:t>
      </w:r>
      <w:r w:rsidRPr="00334AF9">
        <w:t>.</w:t>
      </w:r>
    </w:p>
    <w:p w14:paraId="5721ED15" w14:textId="60BB03AE" w:rsidR="002C245A" w:rsidRPr="00A70E76" w:rsidDel="003C29F8" w:rsidRDefault="002C245A" w:rsidP="002C245A">
      <w:pPr>
        <w:rPr>
          <w:del w:id="161" w:author="Petros Kontos" w:date="2026-09-17T15:09:00Z" w16du:dateUtc="2026-09-17T12:09:00Z"/>
        </w:rPr>
      </w:pPr>
      <w:r w:rsidRPr="00334AF9">
        <w:t xml:space="preserve">Τα αρχικά πλήρη καρέ της κάμερας περιείχαν συνήθως πολλούς οργανισμούς μέσα σε </w:t>
      </w:r>
      <w:r w:rsidR="003F54F5" w:rsidRPr="00334AF9">
        <w:t>μαύρο</w:t>
      </w:r>
      <w:r w:rsidRPr="00334AF9">
        <w:t xml:space="preserve"> </w:t>
      </w:r>
      <w:r w:rsidR="006D5862" w:rsidRPr="00334AF9">
        <w:t>φόντο</w:t>
      </w:r>
      <w:r w:rsidRPr="00334AF9">
        <w:t>. Υποβλήθηκαν σε κατάτμηση</w:t>
      </w:r>
      <w:r w:rsidR="002B0829">
        <w:t xml:space="preserve"> </w:t>
      </w:r>
      <w:r w:rsidRPr="00334AF9">
        <w:t xml:space="preserve">(segmentation) δηλαδή σε μια διαδικασία που εντοπίζει κάθε αντικείμενο μέσα στο καρέ και το απομονώνει από το υπόβαθρο, κόβοντας γύρω του μια ξεχωριστή εικόνα. Έτσι, από κάθε καρέ προκύπτουν πολλές </w:t>
      </w:r>
      <w:r w:rsidRPr="00334AF9">
        <w:lastRenderedPageBreak/>
        <w:t xml:space="preserve">μικρότερες εικόνες, μία για κάθε οργανισμό. Οι </w:t>
      </w:r>
      <w:r w:rsidR="006D5862" w:rsidRPr="00334AF9">
        <w:t>ερευνητές</w:t>
      </w:r>
      <w:r w:rsidRPr="00334AF9">
        <w:t xml:space="preserve"> </w:t>
      </w:r>
      <w:r w:rsidR="006D5862" w:rsidRPr="00334AF9">
        <w:t>δηλώνουν</w:t>
      </w:r>
      <w:r w:rsidRPr="00334AF9">
        <w:t xml:space="preserve"> αυτές τις εικόνες ως περιοχές </w:t>
      </w:r>
      <w:r w:rsidR="006D5862" w:rsidRPr="00334AF9">
        <w:t>ενδιαφέροντος</w:t>
      </w:r>
      <w:r w:rsidRPr="00334AF9">
        <w:t xml:space="preserve"> (Regions of Interest, ROIs). Κάθε ROI περιέχει μόνο ένα </w:t>
      </w:r>
      <w:r w:rsidR="006D5862" w:rsidRPr="00334AF9">
        <w:t>αντικείμενο</w:t>
      </w:r>
      <w:r w:rsidRPr="00334AF9">
        <w:t xml:space="preserve"> με </w:t>
      </w:r>
      <w:r w:rsidR="006D5862" w:rsidRPr="00334AF9">
        <w:t>μαύρο</w:t>
      </w:r>
      <w:r w:rsidRPr="00334AF9">
        <w:t xml:space="preserve"> background και έχει διαφορετικές διαστάσεις ανάλογα με το μέγεθος του οργανισμού. Οι ερευνητές ταξινόμησαν  χειροκίνητα 17.943 εικόνες σε 35 κλάσεις.</w:t>
      </w:r>
      <w:r w:rsidR="00A70E76" w:rsidRPr="008F6840">
        <w:t xml:space="preserve"> </w:t>
      </w:r>
      <w:r w:rsidR="00A70E76">
        <w:t>Στο Σχήμα 3 παρουσιάζονται ενδεικτικά δείγματα από κάθε κλάση.</w:t>
      </w:r>
    </w:p>
    <w:p w14:paraId="0BD52422" w14:textId="77777777" w:rsidR="002F6E24" w:rsidRDefault="00955C9F" w:rsidP="003C29F8">
      <w:pPr>
        <w:jc w:val="center"/>
        <w:pPrChange w:id="162" w:author="Petros Kontos" w:date="2026-09-17T15:09:00Z" w16du:dateUtc="2026-09-17T12:09:00Z">
          <w:pPr>
            <w:keepNext/>
            <w:jc w:val="center"/>
          </w:pPr>
        </w:pPrChange>
      </w:pPr>
      <w:r>
        <w:rPr>
          <w:noProof/>
          <w:lang w:val="en-US"/>
        </w:rPr>
        <w:drawing>
          <wp:inline distT="0" distB="0" distL="0" distR="0" wp14:anchorId="57773BD3" wp14:editId="4ACC4086">
            <wp:extent cx="3978010" cy="6455229"/>
            <wp:effectExtent l="0" t="0" r="3810" b="3175"/>
            <wp:docPr id="1369604602"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9391" cy="6457470"/>
                    </a:xfrm>
                    <a:prstGeom prst="rect">
                      <a:avLst/>
                    </a:prstGeom>
                    <a:noFill/>
                    <a:ln>
                      <a:noFill/>
                    </a:ln>
                  </pic:spPr>
                </pic:pic>
              </a:graphicData>
            </a:graphic>
          </wp:inline>
        </w:drawing>
      </w:r>
    </w:p>
    <w:p w14:paraId="3575562B" w14:textId="37C27239" w:rsidR="00955C9F" w:rsidRPr="00AD6D7E" w:rsidDel="00F932EA" w:rsidRDefault="002F6E24" w:rsidP="002F6E24">
      <w:pPr>
        <w:pStyle w:val="ac"/>
        <w:jc w:val="center"/>
        <w:rPr>
          <w:del w:id="163" w:author="Petros Kontos" w:date="2026-09-17T17:15:00Z" w16du:dateUtc="2026-09-17T14:15:00Z"/>
        </w:rPr>
      </w:pPr>
      <w:r>
        <w:t xml:space="preserve">Σχήμα </w:t>
      </w:r>
      <w:r w:rsidR="000E5B75">
        <w:fldChar w:fldCharType="begin"/>
      </w:r>
      <w:r w:rsidR="000E5B75">
        <w:instrText xml:space="preserve"> SEQ Σχήμα \* ARABIC </w:instrText>
      </w:r>
      <w:r w:rsidR="000E5B75">
        <w:fldChar w:fldCharType="separate"/>
      </w:r>
      <w:r w:rsidR="00157B21">
        <w:rPr>
          <w:noProof/>
        </w:rPr>
        <w:t>3</w:t>
      </w:r>
      <w:r w:rsidR="000E5B75">
        <w:rPr>
          <w:noProof/>
        </w:rPr>
        <w:fldChar w:fldCharType="end"/>
      </w:r>
      <w:r w:rsidRPr="008F6840">
        <w:t xml:space="preserve">: </w:t>
      </w:r>
      <w:r w:rsidRPr="002F6E24">
        <w:t>Ενδεικτικά δείγματα από τις 35 κλάσεις του ZooLake. Πηγή: Kyathanahally et al. [1]</w:t>
      </w:r>
      <w:r w:rsidR="00116525">
        <w:t xml:space="preserve">, </w:t>
      </w:r>
      <w:r w:rsidR="005F6AD6">
        <w:t>ά</w:t>
      </w:r>
      <w:r w:rsidR="00116525">
        <w:t xml:space="preserve">δεια χρήσης </w:t>
      </w:r>
      <w:r w:rsidR="00A94220" w:rsidRPr="00A94220">
        <w:rPr>
          <w:lang w:val="en-US"/>
        </w:rPr>
        <w:t>CC BY 4.0.</w:t>
      </w:r>
    </w:p>
    <w:p w14:paraId="111DCE56" w14:textId="5C893828" w:rsidR="00955C9F" w:rsidDel="003C29F8" w:rsidRDefault="00955C9F" w:rsidP="00F932EA">
      <w:pPr>
        <w:pStyle w:val="ac"/>
        <w:jc w:val="center"/>
        <w:rPr>
          <w:del w:id="164" w:author="Petros Kontos" w:date="2026-09-17T15:08:00Z" w16du:dateUtc="2026-09-17T12:08:00Z"/>
          <w:lang w:val="en-US"/>
        </w:rPr>
        <w:pPrChange w:id="165" w:author="Petros Kontos" w:date="2026-09-17T17:15:00Z" w16du:dateUtc="2026-09-17T14:15:00Z">
          <w:pPr/>
        </w:pPrChange>
      </w:pPr>
    </w:p>
    <w:p w14:paraId="3CF3FA2C" w14:textId="43323B75" w:rsidR="00955C9F" w:rsidRPr="00F932EA" w:rsidDel="003C29F8" w:rsidRDefault="00955C9F" w:rsidP="002C245A">
      <w:pPr>
        <w:rPr>
          <w:del w:id="166" w:author="Petros Kontos" w:date="2026-09-17T15:08:00Z" w16du:dateUtc="2026-09-17T12:08:00Z"/>
          <w:rPrChange w:id="167" w:author="Petros Kontos" w:date="2026-09-17T17:15:00Z" w16du:dateUtc="2026-09-17T14:15:00Z">
            <w:rPr>
              <w:del w:id="168" w:author="Petros Kontos" w:date="2026-09-17T15:08:00Z" w16du:dateUtc="2026-09-17T12:08:00Z"/>
              <w:lang w:val="en-US"/>
            </w:rPr>
          </w:rPrChange>
        </w:rPr>
      </w:pPr>
    </w:p>
    <w:p w14:paraId="166B8C8E" w14:textId="66AF3A3D" w:rsidR="007732C7" w:rsidRPr="00334AF9" w:rsidRDefault="007732C7" w:rsidP="007732C7">
      <w:pPr>
        <w:pStyle w:val="3"/>
        <w:rPr>
          <w:bCs/>
        </w:rPr>
      </w:pPr>
      <w:bookmarkStart w:id="169" w:name="_Toc240123218"/>
      <w:r w:rsidRPr="00334AF9">
        <w:rPr>
          <w:bCs/>
        </w:rPr>
        <w:lastRenderedPageBreak/>
        <w:t>Οι κλάσεις και η κατανομή τους</w:t>
      </w:r>
      <w:bookmarkEnd w:id="169"/>
    </w:p>
    <w:p w14:paraId="21BC9918" w14:textId="228A9A1B" w:rsidR="007732C7" w:rsidRPr="00334AF9" w:rsidRDefault="007732C7" w:rsidP="007732C7">
      <w:r w:rsidRPr="00334AF9">
        <w:t xml:space="preserve">Η κλάση στην προκειμένη </w:t>
      </w:r>
      <w:r w:rsidR="00334AF9" w:rsidRPr="00334AF9">
        <w:t>περίπτωση</w:t>
      </w:r>
      <w:r w:rsidRPr="00334AF9">
        <w:t xml:space="preserve"> </w:t>
      </w:r>
      <w:r w:rsidR="00334AF9" w:rsidRPr="00334AF9">
        <w:t>αποτελεί</w:t>
      </w:r>
      <w:r w:rsidRPr="00334AF9">
        <w:t xml:space="preserve"> κατηγορία </w:t>
      </w:r>
      <w:r w:rsidR="006D5862" w:rsidRPr="00334AF9">
        <w:t>ταξινόμησης</w:t>
      </w:r>
      <w:r w:rsidRPr="00334AF9">
        <w:t xml:space="preserve"> και όχι </w:t>
      </w:r>
      <w:r w:rsidR="00334AF9" w:rsidRPr="00334AF9">
        <w:t>απαραίτητα</w:t>
      </w:r>
      <w:r w:rsidRPr="00334AF9">
        <w:t xml:space="preserve"> </w:t>
      </w:r>
      <w:r w:rsidR="00334AF9" w:rsidRPr="00334AF9">
        <w:t>είδος</w:t>
      </w:r>
      <w:r w:rsidRPr="00334AF9">
        <w:t xml:space="preserve"> </w:t>
      </w:r>
      <w:r w:rsidR="006D5862" w:rsidRPr="00334AF9">
        <w:t>πλα</w:t>
      </w:r>
      <w:r w:rsidR="006D5862">
        <w:t>γ</w:t>
      </w:r>
      <w:r w:rsidR="006D5862" w:rsidRPr="00334AF9">
        <w:t>κτού</w:t>
      </w:r>
      <w:r w:rsidRPr="00334AF9">
        <w:t xml:space="preserve">. Και </w:t>
      </w:r>
      <w:r w:rsidR="006D5862" w:rsidRPr="00334AF9">
        <w:t>αυτό</w:t>
      </w:r>
      <w:r w:rsidRPr="00334AF9">
        <w:t xml:space="preserve"> </w:t>
      </w:r>
      <w:r w:rsidR="006D5862" w:rsidRPr="00334AF9">
        <w:t>γιατί</w:t>
      </w:r>
      <w:r w:rsidRPr="00334AF9">
        <w:t xml:space="preserve"> το</w:t>
      </w:r>
      <w:r w:rsidR="00BC36F2">
        <w:t xml:space="preserve"> </w:t>
      </w:r>
      <w:r w:rsidR="00BC36F2">
        <w:rPr>
          <w:lang w:val="en-US"/>
        </w:rPr>
        <w:t>ZooLake</w:t>
      </w:r>
      <w:r w:rsidRPr="00334AF9">
        <w:t xml:space="preserve"> dataset περιέχει </w:t>
      </w:r>
      <w:r w:rsidR="006D5862" w:rsidRPr="00334AF9">
        <w:t>εκτός</w:t>
      </w:r>
      <w:r w:rsidRPr="00334AF9">
        <w:t xml:space="preserve"> </w:t>
      </w:r>
      <w:r w:rsidR="00B211C3">
        <w:t xml:space="preserve">από </w:t>
      </w:r>
      <w:r w:rsidR="006D5862" w:rsidRPr="00334AF9">
        <w:t>οργανισμούς</w:t>
      </w:r>
      <w:r w:rsidRPr="00334AF9">
        <w:t xml:space="preserve"> </w:t>
      </w:r>
      <w:r w:rsidR="006D5862" w:rsidRPr="00334AF9">
        <w:t>πλαγκτού</w:t>
      </w:r>
      <w:r w:rsidRPr="00334AF9">
        <w:t xml:space="preserve">  και αντικείμενα που δεν αναγνωρίστηκαν (dirt, unknown, unknown_plankton), όπως και </w:t>
      </w:r>
      <w:r w:rsidR="00334AF9" w:rsidRPr="00334AF9">
        <w:t>υπολείμματα</w:t>
      </w:r>
      <w:r w:rsidRPr="00334AF9">
        <w:t xml:space="preserve"> οργανισμών (copepod_skins, daphnia skins). </w:t>
      </w:r>
    </w:p>
    <w:p w14:paraId="5B7D0391" w14:textId="5FADFC73" w:rsidR="00C428FF" w:rsidRPr="00640C7E" w:rsidDel="006303E4" w:rsidRDefault="007732C7" w:rsidP="007732C7">
      <w:pPr>
        <w:rPr>
          <w:del w:id="170" w:author="Petros Kontos" w:date="2026-09-17T17:24:00Z" w16du:dateUtc="2026-09-17T14:24:00Z"/>
          <w:lang w:val="en-US"/>
        </w:rPr>
      </w:pPr>
      <w:r w:rsidRPr="00334AF9">
        <w:t xml:space="preserve">Το dataset </w:t>
      </w:r>
      <w:r w:rsidR="00334AF9" w:rsidRPr="00334AF9">
        <w:t>είναι</w:t>
      </w:r>
      <w:r w:rsidRPr="00334AF9">
        <w:t xml:space="preserve"> έντονα </w:t>
      </w:r>
      <w:r w:rsidR="00334AF9" w:rsidRPr="00334AF9">
        <w:t>ανισόρροπο</w:t>
      </w:r>
      <w:r w:rsidRPr="00334AF9">
        <w:t xml:space="preserve">. Η κλάση με τα περισσότερα δείγματα είναι η dinobryon με 3.321 εικόνες ενώ η </w:t>
      </w:r>
      <w:r w:rsidR="00334AF9" w:rsidRPr="00334AF9">
        <w:t>λιγότερο</w:t>
      </w:r>
      <w:r w:rsidRPr="00334AF9">
        <w:t xml:space="preserve"> </w:t>
      </w:r>
      <w:r w:rsidR="00334AF9" w:rsidRPr="00334AF9">
        <w:t>πολυπληθής</w:t>
      </w:r>
      <w:r w:rsidRPr="00334AF9">
        <w:t xml:space="preserve"> είναι η chaoborus με μόλις </w:t>
      </w:r>
      <w:r w:rsidR="003C21E9">
        <w:t>δέκα</w:t>
      </w:r>
      <w:r w:rsidRPr="00334AF9">
        <w:t xml:space="preserve"> εικόνες.</w:t>
      </w:r>
      <w:r w:rsidR="003C21E9">
        <w:t xml:space="preserve"> </w:t>
      </w:r>
      <w:r w:rsidRPr="00334AF9">
        <w:t>Δηλαδή</w:t>
      </w:r>
      <w:r w:rsidR="00334AF9" w:rsidRPr="008F6840">
        <w:t xml:space="preserve"> </w:t>
      </w:r>
      <w:r w:rsidR="00334AF9">
        <w:t>η</w:t>
      </w:r>
      <w:r w:rsidRPr="00334AF9">
        <w:t xml:space="preserve"> </w:t>
      </w:r>
      <w:r w:rsidR="00334AF9" w:rsidRPr="00334AF9">
        <w:t>δι</w:t>
      </w:r>
      <w:r w:rsidR="00334AF9">
        <w:t>α</w:t>
      </w:r>
      <w:r w:rsidR="00334AF9" w:rsidRPr="00334AF9">
        <w:t>φ</w:t>
      </w:r>
      <w:r w:rsidR="00334AF9">
        <w:t>ο</w:t>
      </w:r>
      <w:r w:rsidR="00334AF9" w:rsidRPr="00334AF9">
        <w:t>ρά</w:t>
      </w:r>
      <w:r w:rsidRPr="00334AF9">
        <w:t xml:space="preserve"> </w:t>
      </w:r>
      <w:r w:rsidR="00334AF9" w:rsidRPr="00334AF9">
        <w:t>είναι</w:t>
      </w:r>
      <w:r w:rsidRPr="00334AF9">
        <w:t xml:space="preserve"> περισσότερο από 300:1. Επίσης υπάρχουν οκτώ κλάσεις με λιγότερ</w:t>
      </w:r>
      <w:r w:rsidR="003C21E9">
        <w:t>ες</w:t>
      </w:r>
      <w:r w:rsidRPr="00334AF9">
        <w:t xml:space="preserve"> </w:t>
      </w:r>
      <w:r w:rsidR="00334AF9" w:rsidRPr="00334AF9">
        <w:t>από</w:t>
      </w:r>
      <w:r w:rsidRPr="00334AF9">
        <w:t xml:space="preserve"> 100 εικόνες.</w:t>
      </w:r>
      <w:r w:rsidR="003C29F8">
        <w:rPr>
          <w:lang w:val="en-US"/>
        </w:rPr>
        <w:t xml:space="preserve"> </w:t>
      </w:r>
      <w:r w:rsidR="003C29F8">
        <w:t>Στο Σχήμα 4 φαίνεται η κατανομή των κλάσεων</w:t>
      </w:r>
      <w:r w:rsidR="002C0125">
        <w:t xml:space="preserve"> στο σύνολο δεδομένων </w:t>
      </w:r>
      <w:r w:rsidR="002C0125">
        <w:rPr>
          <w:lang w:val="en-US"/>
        </w:rPr>
        <w:t>ZooLake</w:t>
      </w:r>
      <w:r w:rsidR="003C29F8">
        <w:t>.</w:t>
      </w:r>
    </w:p>
    <w:p w14:paraId="071BAEB4" w14:textId="77777777" w:rsidR="003C29F8" w:rsidRDefault="003C29F8" w:rsidP="006303E4">
      <w:pPr>
        <w:pPrChange w:id="171" w:author="Petros Kontos" w:date="2026-09-17T17:24:00Z" w16du:dateUtc="2026-09-17T14:24:00Z">
          <w:pPr>
            <w:jc w:val="center"/>
          </w:pPr>
        </w:pPrChange>
      </w:pPr>
      <w:r>
        <w:rPr>
          <w:noProof/>
          <w:lang w:val="en-US"/>
        </w:rPr>
        <w:drawing>
          <wp:inline distT="0" distB="0" distL="0" distR="0" wp14:anchorId="5F1A6CD0" wp14:editId="0130E232">
            <wp:extent cx="5062447" cy="5915025"/>
            <wp:effectExtent l="0" t="0" r="5080" b="0"/>
            <wp:docPr id="202451889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18894" name="Εικόνα 20245188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65686" cy="5918810"/>
                    </a:xfrm>
                    <a:prstGeom prst="rect">
                      <a:avLst/>
                    </a:prstGeom>
                  </pic:spPr>
                </pic:pic>
              </a:graphicData>
            </a:graphic>
          </wp:inline>
        </w:drawing>
      </w:r>
    </w:p>
    <w:p w14:paraId="7D1D8E16" w14:textId="7D78CCD9" w:rsidR="003C29F8" w:rsidRPr="003C29F8" w:rsidRDefault="003C29F8" w:rsidP="00F77A76">
      <w:pPr>
        <w:pStyle w:val="ac"/>
        <w:jc w:val="center"/>
        <w:rPr>
          <w:lang w:val="en-US"/>
        </w:rPr>
      </w:pPr>
      <w:r>
        <w:t xml:space="preserve">Σχήμα </w:t>
      </w:r>
      <w:r>
        <w:fldChar w:fldCharType="begin"/>
      </w:r>
      <w:r>
        <w:instrText xml:space="preserve"> SEQ Σχήμα \* ARABIC </w:instrText>
      </w:r>
      <w:r>
        <w:fldChar w:fldCharType="separate"/>
      </w:r>
      <w:r w:rsidR="00157B21">
        <w:rPr>
          <w:noProof/>
        </w:rPr>
        <w:t>4</w:t>
      </w:r>
      <w:r>
        <w:fldChar w:fldCharType="end"/>
      </w:r>
      <w:r>
        <w:rPr>
          <w:lang w:val="en-US"/>
        </w:rPr>
        <w:t xml:space="preserve">: </w:t>
      </w:r>
      <w:r>
        <w:t xml:space="preserve">Η κατανομή των κλάσεων στο σύνολο δεδομένων </w:t>
      </w:r>
      <w:r>
        <w:rPr>
          <w:lang w:val="en-US"/>
        </w:rPr>
        <w:t>Zoolake</w:t>
      </w:r>
    </w:p>
    <w:p w14:paraId="471128EE" w14:textId="690C4943" w:rsidR="002C520A" w:rsidRPr="00334AF9" w:rsidRDefault="002C520A" w:rsidP="002C520A">
      <w:pPr>
        <w:pStyle w:val="3"/>
      </w:pPr>
      <w:bookmarkStart w:id="172" w:name="_Toc240123219"/>
      <w:r w:rsidRPr="00334AF9">
        <w:lastRenderedPageBreak/>
        <w:t>Δομή του αρχείου διαχωρισμού</w:t>
      </w:r>
      <w:bookmarkEnd w:id="172"/>
    </w:p>
    <w:p w14:paraId="72292AB9" w14:textId="6443AAA9" w:rsidR="002C520A" w:rsidRPr="00334AF9" w:rsidRDefault="002C520A" w:rsidP="002C520A">
      <w:r w:rsidRPr="00334AF9">
        <w:t xml:space="preserve">Η δομή του </w:t>
      </w:r>
      <w:r w:rsidR="003F54F5" w:rsidRPr="00334AF9">
        <w:t>διαχωρισμού</w:t>
      </w:r>
      <w:r w:rsidRPr="00334AF9">
        <w:t xml:space="preserve"> του dataset στις ομάδες εκπαίδευσης</w:t>
      </w:r>
      <w:r w:rsidR="000F52DC">
        <w:t xml:space="preserve"> </w:t>
      </w:r>
      <w:r w:rsidRPr="00334AF9">
        <w:t>(training), επικύρωσης</w:t>
      </w:r>
      <w:r w:rsidR="000F52DC">
        <w:t xml:space="preserve"> </w:t>
      </w:r>
      <w:r w:rsidRPr="00334AF9">
        <w:t xml:space="preserve">(validation) και </w:t>
      </w:r>
      <w:r w:rsidR="00AA2027">
        <w:t>ελέγχου</w:t>
      </w:r>
      <w:r w:rsidR="000F52DC">
        <w:t xml:space="preserve"> </w:t>
      </w:r>
      <w:r w:rsidRPr="00334AF9">
        <w:t>(test) επιλέχθηκε με βάση το</w:t>
      </w:r>
      <w:r w:rsidR="00A36DE6">
        <w:t>ν</w:t>
      </w:r>
      <w:r w:rsidRPr="00334AF9">
        <w:t xml:space="preserve"> σταθερό </w:t>
      </w:r>
      <w:r w:rsidR="002E1A43">
        <w:t>διαχωρισμό</w:t>
      </w:r>
      <w:r w:rsidR="00A36DE6">
        <w:t xml:space="preserve"> που</w:t>
      </w:r>
      <w:r w:rsidRPr="00334AF9">
        <w:t xml:space="preserve"> δημοσίευσαν οι συγγραφείς ο οποίο</w:t>
      </w:r>
      <w:r w:rsidR="00A36DE6">
        <w:t>ς</w:t>
      </w:r>
      <w:r w:rsidRPr="00334AF9">
        <w:t xml:space="preserve"> </w:t>
      </w:r>
      <w:r w:rsidR="003F54F5" w:rsidRPr="00334AF9">
        <w:t>ανακατασκευάστηκε</w:t>
      </w:r>
      <w:r w:rsidRPr="00334AF9">
        <w:t xml:space="preserve"> και ελέγχθηκε για </w:t>
      </w:r>
      <w:r w:rsidR="003F54F5" w:rsidRPr="00334AF9">
        <w:t>διαρροή</w:t>
      </w:r>
      <w:r w:rsidRPr="00334AF9">
        <w:t xml:space="preserve"> πληροφορίας</w:t>
      </w:r>
      <w:r w:rsidR="001C2D41">
        <w:t xml:space="preserve"> </w:t>
      </w:r>
      <w:r w:rsidRPr="00334AF9">
        <w:t xml:space="preserve">(data leakage)  ή </w:t>
      </w:r>
      <w:r w:rsidR="003F54F5" w:rsidRPr="00334AF9">
        <w:t>διπλ</w:t>
      </w:r>
      <w:r w:rsidR="00BC36F2">
        <w:rPr>
          <w:lang w:val="en-US"/>
        </w:rPr>
        <w:t>o</w:t>
      </w:r>
      <w:r w:rsidR="003F54F5" w:rsidRPr="00334AF9">
        <w:t>εγγραφές</w:t>
      </w:r>
      <w:r w:rsidRPr="00334AF9">
        <w:t>.</w:t>
      </w:r>
    </w:p>
    <w:p w14:paraId="3059017B" w14:textId="71A740D6" w:rsidR="002C520A" w:rsidRPr="00334AF9" w:rsidRDefault="00BC36F2" w:rsidP="002C520A">
      <w:r>
        <w:rPr>
          <w:lang w:val="en-US"/>
        </w:rPr>
        <w:t>O</w:t>
      </w:r>
      <w:r w:rsidRPr="008F6840">
        <w:t xml:space="preserve"> </w:t>
      </w:r>
      <w:r>
        <w:t>διαχωρισμός</w:t>
      </w:r>
      <w:r w:rsidR="002C520A" w:rsidRPr="00334AF9">
        <w:t xml:space="preserve"> διανέμεται </w:t>
      </w:r>
      <w:r w:rsidR="00B211C3">
        <w:t xml:space="preserve">από </w:t>
      </w:r>
      <w:r w:rsidR="002C520A" w:rsidRPr="00334AF9">
        <w:t xml:space="preserve">το αρχείο Data.pickle </w:t>
      </w:r>
      <w:r>
        <w:t xml:space="preserve">των ερευνητών, </w:t>
      </w:r>
      <w:r w:rsidR="002C520A" w:rsidRPr="00334AF9">
        <w:t xml:space="preserve">το οποίο περιέχει </w:t>
      </w:r>
      <w:r w:rsidR="00831BEF">
        <w:t>δώδεκα</w:t>
      </w:r>
      <w:r w:rsidR="002C520A" w:rsidRPr="00334AF9">
        <w:t xml:space="preserve"> </w:t>
      </w:r>
      <w:r w:rsidR="003F54F5" w:rsidRPr="00334AF9">
        <w:t>αντικείμενα</w:t>
      </w:r>
      <w:r w:rsidR="002C520A" w:rsidRPr="00334AF9">
        <w:t xml:space="preserve"> NumPy, </w:t>
      </w:r>
      <w:r w:rsidR="003F54F5" w:rsidRPr="00334AF9">
        <w:t>οργανωμένα</w:t>
      </w:r>
      <w:r w:rsidR="002C520A" w:rsidRPr="00334AF9">
        <w:t xml:space="preserve"> σε τρεις τριάδες (ονόματα αρχείων, πίνακας pixel, ετικέτες σε μορφή one-hot)</w:t>
      </w:r>
      <w:r>
        <w:t xml:space="preserve">, </w:t>
      </w:r>
      <w:r w:rsidR="002C520A" w:rsidRPr="00334AF9">
        <w:t xml:space="preserve">συν τρεις πίνακες με 111 </w:t>
      </w:r>
      <w:r w:rsidR="000B108C" w:rsidRPr="000B108C">
        <w:t>χειροκατασκευασμέν</w:t>
      </w:r>
      <w:r w:rsidR="00A36DE6">
        <w:t>α</w:t>
      </w:r>
      <w:r w:rsidR="000B108C" w:rsidRPr="000B108C">
        <w:t xml:space="preserve"> </w:t>
      </w:r>
      <w:r w:rsidR="002C520A" w:rsidRPr="00334AF9">
        <w:t xml:space="preserve">χαρακτηριστικά. Η μορφή one-hot δίνει σε </w:t>
      </w:r>
      <w:r w:rsidR="003F54F5" w:rsidRPr="00334AF9">
        <w:t>κάθε</w:t>
      </w:r>
      <w:r w:rsidR="002C520A" w:rsidRPr="00334AF9">
        <w:t xml:space="preserve"> ετικέτα να </w:t>
      </w:r>
      <w:r w:rsidR="003F54F5" w:rsidRPr="00334AF9">
        <w:t>αναπαρίσταται</w:t>
      </w:r>
      <w:r w:rsidR="002C520A" w:rsidRPr="00334AF9">
        <w:t xml:space="preserve"> </w:t>
      </w:r>
      <w:r w:rsidR="00B211C3">
        <w:t xml:space="preserve">από </w:t>
      </w:r>
      <w:r w:rsidR="002C520A" w:rsidRPr="00334AF9">
        <w:t xml:space="preserve">διάνυσμα 35 θέσεων με τιμή 1 στη θέση της σωστής κλάσης και 0 στις υπόλοιπες. Τα 111 </w:t>
      </w:r>
      <w:r w:rsidR="000B108C" w:rsidRPr="000B108C">
        <w:t>χειροκατασκευασμέν</w:t>
      </w:r>
      <w:r w:rsidR="00A36DE6">
        <w:t>α</w:t>
      </w:r>
      <w:r w:rsidR="000B108C" w:rsidRPr="000B108C">
        <w:t xml:space="preserve"> </w:t>
      </w:r>
      <w:r w:rsidR="003F54F5" w:rsidRPr="00334AF9">
        <w:t>χαρακτηριστικά</w:t>
      </w:r>
      <w:r w:rsidR="002C520A" w:rsidRPr="00334AF9">
        <w:t xml:space="preserve"> δεν </w:t>
      </w:r>
      <w:r w:rsidR="003F54F5" w:rsidRPr="00334AF9">
        <w:t>χρησιμοποιήθηκαν</w:t>
      </w:r>
      <w:r w:rsidR="002C520A" w:rsidRPr="00334AF9">
        <w:t xml:space="preserve"> καθώς η εργασία εξετάζει αποκλειστικά </w:t>
      </w:r>
      <w:r w:rsidR="00901186" w:rsidRPr="00334AF9">
        <w:t>μοντέλα</w:t>
      </w:r>
      <w:r w:rsidR="002C520A" w:rsidRPr="00334AF9">
        <w:t xml:space="preserve"> εικόνας. Τέλος οι προφορτ</w:t>
      </w:r>
      <w:r w:rsidR="005F6AD6">
        <w:t>ω</w:t>
      </w:r>
      <w:r w:rsidR="002C520A" w:rsidRPr="00334AF9">
        <w:t xml:space="preserve">μένοι πίνακες </w:t>
      </w:r>
      <w:r w:rsidR="00A07B47">
        <w:t>εικονοστοιχείων δεν χρησιμοποιήθηκαν</w:t>
      </w:r>
      <w:r w:rsidR="002C520A" w:rsidRPr="00334AF9">
        <w:t xml:space="preserve"> και φορτώσαμε εξαρχής τις εικόνες </w:t>
      </w:r>
      <w:r w:rsidR="00B211C3">
        <w:t xml:space="preserve">από </w:t>
      </w:r>
      <w:r w:rsidR="002C520A" w:rsidRPr="00334AF9">
        <w:t xml:space="preserve">τον δίσκο.  Με τον τρόπο </w:t>
      </w:r>
      <w:r w:rsidR="00901186" w:rsidRPr="00334AF9">
        <w:t>αυτό</w:t>
      </w:r>
      <w:r w:rsidR="002C520A" w:rsidRPr="00334AF9">
        <w:t xml:space="preserve"> η φόρτωση και η </w:t>
      </w:r>
      <w:r w:rsidR="00901186" w:rsidRPr="00334AF9">
        <w:t>προεπεξεργασία</w:t>
      </w:r>
      <w:r w:rsidR="002C520A" w:rsidRPr="00334AF9">
        <w:t xml:space="preserve"> των εικόν</w:t>
      </w:r>
      <w:r>
        <w:t>ων</w:t>
      </w:r>
      <w:r w:rsidR="002C520A" w:rsidRPr="00334AF9">
        <w:t xml:space="preserve"> </w:t>
      </w:r>
      <w:r w:rsidR="00901186" w:rsidRPr="00334AF9">
        <w:t>είναι</w:t>
      </w:r>
      <w:r w:rsidR="002C520A" w:rsidRPr="00334AF9">
        <w:t xml:space="preserve"> πλήρως ελεγχόμενη </w:t>
      </w:r>
      <w:r w:rsidR="00B211C3">
        <w:t xml:space="preserve">από </w:t>
      </w:r>
      <w:r w:rsidR="002C520A" w:rsidRPr="00334AF9">
        <w:t>τα πειράματα</w:t>
      </w:r>
      <w:r>
        <w:t xml:space="preserve"> </w:t>
      </w:r>
      <w:r w:rsidR="002C520A" w:rsidRPr="00334AF9">
        <w:t xml:space="preserve"> και έτσι να </w:t>
      </w:r>
      <w:r w:rsidR="00901186" w:rsidRPr="00334AF9">
        <w:t>μπορεί</w:t>
      </w:r>
      <w:r w:rsidR="002C520A" w:rsidRPr="00334AF9">
        <w:t xml:space="preserve"> να </w:t>
      </w:r>
      <w:r w:rsidR="00901186" w:rsidRPr="00334AF9">
        <w:t>προσαρμοστεί</w:t>
      </w:r>
      <w:r w:rsidR="002C520A" w:rsidRPr="00334AF9">
        <w:t xml:space="preserve"> στις </w:t>
      </w:r>
      <w:r w:rsidR="00DE4424" w:rsidRPr="00334AF9">
        <w:t>διαφορετικές</w:t>
      </w:r>
      <w:r w:rsidR="002C520A" w:rsidRPr="00334AF9">
        <w:t xml:space="preserve"> </w:t>
      </w:r>
      <w:r w:rsidR="00901186" w:rsidRPr="00334AF9">
        <w:t>απαιτήσεις</w:t>
      </w:r>
      <w:r w:rsidR="002C520A" w:rsidRPr="00334AF9">
        <w:t xml:space="preserve"> κάθε αρχιτεκτονικής. </w:t>
      </w:r>
    </w:p>
    <w:p w14:paraId="5F02B623" w14:textId="71CB04D7" w:rsidR="002C520A" w:rsidRPr="00334AF9" w:rsidRDefault="002C520A" w:rsidP="002C520A">
      <w:r w:rsidRPr="00334AF9">
        <w:t>Τα τρία υποσύνολα έχουν 12.560 / 2.692 / 2.691 εγγραφές</w:t>
      </w:r>
      <w:r w:rsidR="00127AB2">
        <w:t xml:space="preserve"> αντίστοιχα </w:t>
      </w:r>
      <w:r w:rsidRPr="00334AF9">
        <w:t>. Στην παρούσα εργασία το δεύτερο υποσύνολο (2.692 εγγραφές) χρησιμοποιήθηκε ως σύνολο επικύρωσης και το τρίτο (2.691 εγγραφές) ως σύνολο ελέγχου.</w:t>
      </w:r>
    </w:p>
    <w:p w14:paraId="7B048D12" w14:textId="503E42A5" w:rsidR="002C520A" w:rsidRPr="00334AF9" w:rsidRDefault="002C520A" w:rsidP="002C520A">
      <w:pPr>
        <w:pStyle w:val="3"/>
      </w:pPr>
      <w:bookmarkStart w:id="173" w:name="_Toc240123220"/>
      <w:r w:rsidRPr="00334AF9">
        <w:t>Έλεγχος ακεραιότητας</w:t>
      </w:r>
      <w:bookmarkEnd w:id="173"/>
      <w:r w:rsidR="00AB38D6">
        <w:t xml:space="preserve"> του διαχωρισμού</w:t>
      </w:r>
    </w:p>
    <w:p w14:paraId="0017D0AE" w14:textId="5E7BFB11" w:rsidR="004446D5" w:rsidRDefault="00B80E02" w:rsidP="002C520A">
      <w:r w:rsidRPr="00B80E02">
        <w:t>Στον διαχωρισμό των δεδομένων πραγματοποιήθηκε έλεγχος ακεραιότητας, με στόχο τον εντοπισμό διπλών εγγραφών μέσα στο ίδιο υποσύνολο και κοινών εικόνων μεταξύ διαφορετικών υποσυνόλων, ώστε να αποφευχθεί η διαρροή πληροφορίας (data leakage)</w:t>
      </w:r>
      <w:r w:rsidR="0041649A" w:rsidRPr="008F6840">
        <w:t xml:space="preserve">, </w:t>
      </w:r>
      <w:r w:rsidR="0041649A">
        <w:t>καθώς τ</w:t>
      </w:r>
      <w:r w:rsidR="0007569B">
        <w:t>α</w:t>
      </w:r>
      <w:r w:rsidR="0041649A">
        <w:t xml:space="preserve"> μοντέλα θα αξιολογούνταν πάνω σε δεδομένα που είχ</w:t>
      </w:r>
      <w:r w:rsidR="006F3D0D">
        <w:t>αν ήδη</w:t>
      </w:r>
      <w:r w:rsidR="0041649A">
        <w:t xml:space="preserve"> συναντήσει</w:t>
      </w:r>
      <w:r w:rsidRPr="00B80E02">
        <w:t xml:space="preserve">. </w:t>
      </w:r>
    </w:p>
    <w:p w14:paraId="51ABDAA1" w14:textId="5C430B26" w:rsidR="0041649A" w:rsidRDefault="004446D5" w:rsidP="002C520A">
      <w:r w:rsidRPr="004446D5">
        <w:t>Ο έλεγχος έγινε αρχικά με βάση το όνομα και την κλάση κάθε αρχείου. Επειδή όμως δύο εγγραφές θα μπορούσαν να περιέχουν την ίδια εικόνα με διαφορετικό όνομα, ακολούθησε δεύτερος έλεγχος με βάση το περιεχόμενο.</w:t>
      </w:r>
      <w:r>
        <w:t xml:space="preserve"> </w:t>
      </w:r>
      <w:r w:rsidR="0041649A" w:rsidRPr="0041649A">
        <w:t>Για καθεμία από τις 17.943 εγγραφές υπολογίστηκε τιμή κατακερματισμού SHA-256 από τον πίνακα της εικόνας όπως αυτός διανέμεται στο Data.pickle των ερευνητών.</w:t>
      </w:r>
      <w:r w:rsidR="003F0554" w:rsidRPr="008F6840">
        <w:t xml:space="preserve"> </w:t>
      </w:r>
      <w:r w:rsidR="00502261" w:rsidRPr="00502261">
        <w:t>Ο SHA-256 είναι κρυπτογραφική συνάρτηση κατακερματισμού που μετατρέπει οποιαδήποτε είσοδο σε αποτέλεσμα σταθερού μήκους 256 bits, δηλαδή σε ένα ψηφιακό αποτύπωμα.</w:t>
      </w:r>
      <w:r w:rsidR="0007569B">
        <w:t xml:space="preserve"> </w:t>
      </w:r>
      <w:r w:rsidR="0041649A" w:rsidRPr="0041649A">
        <w:t>Στον υπολογισμό συμπεριλήφθηκαν ο τύπος δεδομένων, οι διαστάσεις και οι τιμές όλων των εικονοστοιχείων,</w:t>
      </w:r>
      <w:r w:rsidR="0041649A">
        <w:t xml:space="preserve"> </w:t>
      </w:r>
      <w:r w:rsidR="0041649A" w:rsidRPr="0041649A">
        <w:t xml:space="preserve">ώστε δύο πίνακες να θεωρούνται ταυτόσημοι μόνο εφόσον συμπίπτουν πλήρως. </w:t>
      </w:r>
      <w:r w:rsidR="0041649A">
        <w:t xml:space="preserve"> Τέλος</w:t>
      </w:r>
      <w:r w:rsidR="00DF0101">
        <w:t>,</w:t>
      </w:r>
      <w:r w:rsidR="0041649A">
        <w:t xml:space="preserve"> ο</w:t>
      </w:r>
      <w:r w:rsidR="0041649A" w:rsidRPr="0041649A">
        <w:t xml:space="preserve">ι εγγραφές </w:t>
      </w:r>
      <w:r w:rsidR="0041649A">
        <w:t xml:space="preserve">με κοινό </w:t>
      </w:r>
      <w:r w:rsidR="0041649A" w:rsidRPr="0041649A">
        <w:t>αποτύπωμ</w:t>
      </w:r>
      <w:r w:rsidR="0041649A">
        <w:t>α ομαδοποιήθηκαν</w:t>
      </w:r>
      <w:r w:rsidR="0041649A" w:rsidRPr="0041649A">
        <w:t xml:space="preserve">, και </w:t>
      </w:r>
      <w:r w:rsidR="0041649A" w:rsidRPr="0041649A">
        <w:lastRenderedPageBreak/>
        <w:t xml:space="preserve">κάθε ομάδα επαληθεύτηκε με απευθείας σύγκριση των πινάκων, ώστε η ταύτιση να μην στηρίζεται αποκλειστικά στην τιμή κατακερματισμού. </w:t>
      </w:r>
    </w:p>
    <w:p w14:paraId="6D8ED04D" w14:textId="2F48BCE3" w:rsidR="002C520A" w:rsidRPr="00334AF9" w:rsidRDefault="0007569B" w:rsidP="002C520A">
      <w:r>
        <w:t>Μετά τον έλεγχο επιβεβαιώθηκε ότι ο</w:t>
      </w:r>
      <w:r w:rsidRPr="00502261">
        <w:t>ι 17.943 εγγραφές αντιστοιχούν σε 17.940 μοναδικά αποτυπώματα</w:t>
      </w:r>
      <w:r>
        <w:t xml:space="preserve">. </w:t>
      </w:r>
      <w:r w:rsidR="002C520A" w:rsidRPr="00334AF9">
        <w:t>Βρέθηκαν μία διπλοεγγραφή στο σύνολο εκπαίδευσης, μία κοινή εικόνα μεταξύ εκπαίδευσης και επικύρωσης, και μία κοινή εικόνα μεταξύ επικύρωσης και ελέγχου. Δεν εντοπίστηκε καμία κοινή εικόνα μεταξύ εκπαίδευσης και τελικού συνόλου ελέγχου, γεγονός που σημαίνει ότι τα αποτελέσματα δεν επηρεάζονται από άμεση διαρροή προς το σύνολο ελέγχου. Έτσι, οι κοινές εικόνες που  αφαιρέθηκαν</w:t>
      </w:r>
      <w:r w:rsidR="00CB4A7B" w:rsidRPr="008F6840">
        <w:t xml:space="preserve"> </w:t>
      </w:r>
      <w:r w:rsidR="00CB4A7B">
        <w:t>ήταν</w:t>
      </w:r>
      <w:r w:rsidR="002C520A" w:rsidRPr="00334AF9">
        <w:t xml:space="preserve"> δύο εγγραφές από το σύνολο εκπαίδευσης και μία από το σύνολο επικύρωσης, ενώ το σύνολο ελέγχου έμεινε αμετάβλητο για συγκρισιμότητα με τους ερευνητές. Ο τελικός διαχωρισμός αποτελείται από 12.558 / 2.691 / 2.691 εικόνες, δηλαδή 17.940 μοναδικές εικόνες.</w:t>
      </w:r>
    </w:p>
    <w:tbl>
      <w:tblPr>
        <w:tblStyle w:val="aa"/>
        <w:tblW w:w="9283" w:type="dxa"/>
        <w:jc w:val="center"/>
        <w:tblBorders>
          <w:top w:val="single" w:sz="6" w:space="0" w:color="808080"/>
          <w:left w:val="none" w:sz="0" w:space="0" w:color="auto"/>
          <w:bottom w:val="single" w:sz="6" w:space="0" w:color="808080"/>
          <w:right w:val="none" w:sz="0" w:space="0" w:color="auto"/>
          <w:insideH w:val="single" w:sz="2" w:space="0" w:color="D9D9D9"/>
          <w:insideV w:val="none" w:sz="0" w:space="0" w:color="auto"/>
        </w:tblBorders>
        <w:tblLook w:val="04A0" w:firstRow="1" w:lastRow="0" w:firstColumn="1" w:lastColumn="0" w:noHBand="0" w:noVBand="1"/>
      </w:tblPr>
      <w:tblGrid>
        <w:gridCol w:w="5755"/>
        <w:gridCol w:w="3528"/>
      </w:tblGrid>
      <w:tr w:rsidR="002C520A" w:rsidRPr="00334AF9" w14:paraId="3AD6B832" w14:textId="77777777" w:rsidTr="002C520A">
        <w:trPr>
          <w:cantSplit/>
          <w:trHeight w:val="352"/>
          <w:tblHeader/>
          <w:jc w:val="center"/>
        </w:trPr>
        <w:tc>
          <w:tcPr>
            <w:tcW w:w="5755" w:type="dxa"/>
            <w:vAlign w:val="center"/>
          </w:tcPr>
          <w:p w14:paraId="4AE6247D" w14:textId="77777777" w:rsidR="002C520A" w:rsidRPr="00334AF9" w:rsidRDefault="002C520A" w:rsidP="00F144F2">
            <w:pPr>
              <w:keepNext/>
              <w:spacing w:before="20" w:after="20"/>
            </w:pPr>
            <w:r w:rsidRPr="00334AF9">
              <w:rPr>
                <w:b/>
              </w:rPr>
              <w:t>Έλεγχος</w:t>
            </w:r>
          </w:p>
        </w:tc>
        <w:tc>
          <w:tcPr>
            <w:tcW w:w="3528" w:type="dxa"/>
            <w:vAlign w:val="center"/>
          </w:tcPr>
          <w:p w14:paraId="7A12B5D5" w14:textId="77777777" w:rsidR="002C520A" w:rsidRPr="00334AF9" w:rsidRDefault="002C520A" w:rsidP="00F144F2">
            <w:pPr>
              <w:keepNext/>
              <w:spacing w:before="20" w:after="20"/>
              <w:jc w:val="center"/>
            </w:pPr>
            <w:r w:rsidRPr="00334AF9">
              <w:rPr>
                <w:b/>
              </w:rPr>
              <w:t>Ευρήματα</w:t>
            </w:r>
          </w:p>
        </w:tc>
      </w:tr>
      <w:tr w:rsidR="002C520A" w:rsidRPr="00334AF9" w14:paraId="49C365B8" w14:textId="77777777" w:rsidTr="002C520A">
        <w:trPr>
          <w:trHeight w:val="352"/>
          <w:jc w:val="center"/>
        </w:trPr>
        <w:tc>
          <w:tcPr>
            <w:tcW w:w="5755" w:type="dxa"/>
            <w:vAlign w:val="center"/>
          </w:tcPr>
          <w:p w14:paraId="5A652DE7" w14:textId="77777777" w:rsidR="002C520A" w:rsidRPr="00334AF9" w:rsidRDefault="002C520A" w:rsidP="00F144F2">
            <w:pPr>
              <w:keepNext/>
              <w:spacing w:before="20" w:after="20"/>
            </w:pPr>
            <w:r w:rsidRPr="00334AF9">
              <w:t>Εγγραφές χωρίς αντίστοιχο αρχείο εικόνας</w:t>
            </w:r>
          </w:p>
        </w:tc>
        <w:tc>
          <w:tcPr>
            <w:tcW w:w="3528" w:type="dxa"/>
            <w:vAlign w:val="center"/>
          </w:tcPr>
          <w:p w14:paraId="769EEBA7" w14:textId="77777777" w:rsidR="002C520A" w:rsidRPr="00334AF9" w:rsidRDefault="002C520A" w:rsidP="00F144F2">
            <w:pPr>
              <w:keepNext/>
              <w:spacing w:before="20" w:after="20"/>
              <w:jc w:val="center"/>
            </w:pPr>
            <w:r w:rsidRPr="00334AF9">
              <w:t>0</w:t>
            </w:r>
          </w:p>
        </w:tc>
      </w:tr>
      <w:tr w:rsidR="002C520A" w:rsidRPr="00334AF9" w14:paraId="410F3A71" w14:textId="77777777" w:rsidTr="002C520A">
        <w:trPr>
          <w:trHeight w:val="372"/>
          <w:jc w:val="center"/>
        </w:trPr>
        <w:tc>
          <w:tcPr>
            <w:tcW w:w="5755" w:type="dxa"/>
            <w:vAlign w:val="center"/>
          </w:tcPr>
          <w:p w14:paraId="68222E04" w14:textId="77777777" w:rsidR="002C520A" w:rsidRPr="00334AF9" w:rsidRDefault="002C520A" w:rsidP="00F144F2">
            <w:pPr>
              <w:keepNext/>
              <w:spacing w:before="20" w:after="20"/>
            </w:pPr>
            <w:r w:rsidRPr="00334AF9">
              <w:t>Επαναλαμβανόμενες εγγραφές στο σύνολο εκπαίδευσης</w:t>
            </w:r>
          </w:p>
        </w:tc>
        <w:tc>
          <w:tcPr>
            <w:tcW w:w="3528" w:type="dxa"/>
            <w:vAlign w:val="center"/>
          </w:tcPr>
          <w:p w14:paraId="024C380F" w14:textId="77777777" w:rsidR="002C520A" w:rsidRPr="00334AF9" w:rsidRDefault="002C520A" w:rsidP="00F144F2">
            <w:pPr>
              <w:keepNext/>
              <w:spacing w:before="20" w:after="20"/>
              <w:jc w:val="center"/>
            </w:pPr>
            <w:r w:rsidRPr="00334AF9">
              <w:t>1 (dinobryon)</w:t>
            </w:r>
          </w:p>
        </w:tc>
      </w:tr>
      <w:tr w:rsidR="002C520A" w:rsidRPr="00334AF9" w14:paraId="193765EC" w14:textId="77777777" w:rsidTr="002C520A">
        <w:trPr>
          <w:trHeight w:val="352"/>
          <w:jc w:val="center"/>
        </w:trPr>
        <w:tc>
          <w:tcPr>
            <w:tcW w:w="5755" w:type="dxa"/>
            <w:vAlign w:val="center"/>
          </w:tcPr>
          <w:p w14:paraId="0041D43A" w14:textId="77777777" w:rsidR="002C520A" w:rsidRPr="00334AF9" w:rsidRDefault="002C520A" w:rsidP="00F144F2">
            <w:pPr>
              <w:keepNext/>
              <w:spacing w:before="20" w:after="20"/>
            </w:pPr>
            <w:r w:rsidRPr="00334AF9">
              <w:t>Επαναλαμβανόμενες εγγραφές στο σύνολο επικύρωσης</w:t>
            </w:r>
          </w:p>
        </w:tc>
        <w:tc>
          <w:tcPr>
            <w:tcW w:w="3528" w:type="dxa"/>
            <w:vAlign w:val="center"/>
          </w:tcPr>
          <w:p w14:paraId="78777103" w14:textId="77777777" w:rsidR="002C520A" w:rsidRPr="00334AF9" w:rsidRDefault="002C520A" w:rsidP="00F144F2">
            <w:pPr>
              <w:keepNext/>
              <w:spacing w:before="20" w:after="20"/>
              <w:jc w:val="center"/>
            </w:pPr>
            <w:r w:rsidRPr="00334AF9">
              <w:t>0</w:t>
            </w:r>
          </w:p>
        </w:tc>
      </w:tr>
      <w:tr w:rsidR="002C520A" w:rsidRPr="00334AF9" w14:paraId="0C75E2BE" w14:textId="77777777" w:rsidTr="002C520A">
        <w:trPr>
          <w:trHeight w:val="352"/>
          <w:jc w:val="center"/>
        </w:trPr>
        <w:tc>
          <w:tcPr>
            <w:tcW w:w="5755" w:type="dxa"/>
            <w:vAlign w:val="center"/>
          </w:tcPr>
          <w:p w14:paraId="7D4DCAE6" w14:textId="77777777" w:rsidR="002C520A" w:rsidRPr="00334AF9" w:rsidRDefault="002C520A" w:rsidP="00F144F2">
            <w:pPr>
              <w:keepNext/>
              <w:spacing w:before="20" w:after="20"/>
            </w:pPr>
            <w:r w:rsidRPr="00334AF9">
              <w:t>Επαναλαμβανόμενες εγγραφές στο σύνολο ελέγχου</w:t>
            </w:r>
          </w:p>
        </w:tc>
        <w:tc>
          <w:tcPr>
            <w:tcW w:w="3528" w:type="dxa"/>
            <w:vAlign w:val="center"/>
          </w:tcPr>
          <w:p w14:paraId="2C6DD44A" w14:textId="77777777" w:rsidR="002C520A" w:rsidRPr="00334AF9" w:rsidRDefault="002C520A" w:rsidP="00F144F2">
            <w:pPr>
              <w:keepNext/>
              <w:spacing w:before="20" w:after="20"/>
              <w:jc w:val="center"/>
            </w:pPr>
            <w:r w:rsidRPr="00334AF9">
              <w:t>0</w:t>
            </w:r>
          </w:p>
        </w:tc>
      </w:tr>
      <w:tr w:rsidR="002C520A" w:rsidRPr="00334AF9" w14:paraId="049B5A8E" w14:textId="77777777" w:rsidTr="002C520A">
        <w:trPr>
          <w:trHeight w:val="372"/>
          <w:jc w:val="center"/>
        </w:trPr>
        <w:tc>
          <w:tcPr>
            <w:tcW w:w="5755" w:type="dxa"/>
            <w:vAlign w:val="center"/>
          </w:tcPr>
          <w:p w14:paraId="21884DEB" w14:textId="00B9B85C" w:rsidR="002C520A" w:rsidRPr="00334AF9" w:rsidRDefault="002C520A" w:rsidP="00F144F2">
            <w:pPr>
              <w:keepNext/>
              <w:spacing w:before="20" w:after="20"/>
            </w:pPr>
            <w:r w:rsidRPr="00334AF9">
              <w:t xml:space="preserve">Κοινές εικόνες εκπαίδευσης </w:t>
            </w:r>
            <w:r w:rsidR="006C7DDC">
              <w:t>–</w:t>
            </w:r>
            <w:r w:rsidRPr="00334AF9">
              <w:t xml:space="preserve"> επικύρωσης</w:t>
            </w:r>
          </w:p>
        </w:tc>
        <w:tc>
          <w:tcPr>
            <w:tcW w:w="3528" w:type="dxa"/>
            <w:vAlign w:val="center"/>
          </w:tcPr>
          <w:p w14:paraId="0522015F" w14:textId="77777777" w:rsidR="002C520A" w:rsidRPr="00334AF9" w:rsidRDefault="002C520A" w:rsidP="00F144F2">
            <w:pPr>
              <w:keepNext/>
              <w:spacing w:before="20" w:after="20"/>
              <w:jc w:val="center"/>
            </w:pPr>
            <w:r w:rsidRPr="00334AF9">
              <w:t>1 (dinobryon)</w:t>
            </w:r>
          </w:p>
        </w:tc>
      </w:tr>
      <w:tr w:rsidR="002C520A" w:rsidRPr="00334AF9" w14:paraId="66D7193D" w14:textId="77777777" w:rsidTr="002C520A">
        <w:trPr>
          <w:trHeight w:val="352"/>
          <w:jc w:val="center"/>
        </w:trPr>
        <w:tc>
          <w:tcPr>
            <w:tcW w:w="5755" w:type="dxa"/>
            <w:vAlign w:val="center"/>
          </w:tcPr>
          <w:p w14:paraId="56EDA02C" w14:textId="3CF13EC0" w:rsidR="002C520A" w:rsidRPr="00334AF9" w:rsidRDefault="002C520A" w:rsidP="00F144F2">
            <w:pPr>
              <w:keepNext/>
              <w:spacing w:before="20" w:after="20"/>
            </w:pPr>
            <w:r w:rsidRPr="00334AF9">
              <w:t xml:space="preserve">Κοινές εικόνες εκπαίδευσης </w:t>
            </w:r>
            <w:r w:rsidR="006C7DDC">
              <w:t>–</w:t>
            </w:r>
            <w:r w:rsidRPr="00334AF9">
              <w:t xml:space="preserve"> ελέγχου</w:t>
            </w:r>
          </w:p>
        </w:tc>
        <w:tc>
          <w:tcPr>
            <w:tcW w:w="3528" w:type="dxa"/>
            <w:vAlign w:val="center"/>
          </w:tcPr>
          <w:p w14:paraId="7526A6BA" w14:textId="77777777" w:rsidR="002C520A" w:rsidRPr="00334AF9" w:rsidRDefault="002C520A" w:rsidP="00F144F2">
            <w:pPr>
              <w:keepNext/>
              <w:spacing w:before="20" w:after="20"/>
              <w:jc w:val="center"/>
            </w:pPr>
            <w:r w:rsidRPr="00334AF9">
              <w:t>0</w:t>
            </w:r>
          </w:p>
        </w:tc>
      </w:tr>
      <w:tr w:rsidR="002C520A" w:rsidRPr="00334AF9" w14:paraId="5CEE62CC" w14:textId="77777777" w:rsidTr="002C520A">
        <w:trPr>
          <w:trHeight w:val="352"/>
          <w:jc w:val="center"/>
        </w:trPr>
        <w:tc>
          <w:tcPr>
            <w:tcW w:w="5755" w:type="dxa"/>
            <w:vAlign w:val="center"/>
          </w:tcPr>
          <w:p w14:paraId="64F03A1C" w14:textId="7A280115" w:rsidR="002C520A" w:rsidRPr="00334AF9" w:rsidRDefault="002C520A" w:rsidP="00F144F2">
            <w:pPr>
              <w:keepNext/>
              <w:spacing w:before="20" w:after="20"/>
            </w:pPr>
            <w:r w:rsidRPr="00334AF9">
              <w:t xml:space="preserve">Κοινές εικόνες επικύρωσης </w:t>
            </w:r>
            <w:r w:rsidR="006C7DDC">
              <w:t>–</w:t>
            </w:r>
            <w:r w:rsidRPr="00334AF9">
              <w:t xml:space="preserve"> ελέγχου</w:t>
            </w:r>
          </w:p>
        </w:tc>
        <w:tc>
          <w:tcPr>
            <w:tcW w:w="3528" w:type="dxa"/>
            <w:vAlign w:val="center"/>
          </w:tcPr>
          <w:p w14:paraId="6EF23529" w14:textId="77777777" w:rsidR="002C520A" w:rsidRPr="00334AF9" w:rsidRDefault="002C520A" w:rsidP="002C520A">
            <w:pPr>
              <w:keepNext/>
              <w:spacing w:before="20" w:after="20"/>
              <w:jc w:val="center"/>
            </w:pPr>
            <w:r w:rsidRPr="00334AF9">
              <w:t>1 (rotifers)</w:t>
            </w:r>
          </w:p>
        </w:tc>
      </w:tr>
    </w:tbl>
    <w:p w14:paraId="2357E367" w14:textId="2DC554D9" w:rsidR="002C520A" w:rsidRPr="00334AF9" w:rsidRDefault="002C520A" w:rsidP="00980B15">
      <w:pPr>
        <w:pStyle w:val="ac"/>
        <w:jc w:val="center"/>
      </w:pPr>
      <w:r w:rsidRPr="00334AF9">
        <w:t xml:space="preserve">Πίνακας </w:t>
      </w:r>
      <w:r w:rsidR="000E5B75">
        <w:fldChar w:fldCharType="begin"/>
      </w:r>
      <w:r w:rsidR="000E5B75">
        <w:instrText xml:space="preserve"> SEQ Πίνακας \* ARABIC </w:instrText>
      </w:r>
      <w:r w:rsidR="000E5B75">
        <w:fldChar w:fldCharType="separate"/>
      </w:r>
      <w:r w:rsidR="00071434">
        <w:rPr>
          <w:noProof/>
        </w:rPr>
        <w:t>1</w:t>
      </w:r>
      <w:r w:rsidR="000E5B75">
        <w:rPr>
          <w:noProof/>
        </w:rPr>
        <w:fldChar w:fldCharType="end"/>
      </w:r>
      <w:r w:rsidRPr="00334AF9">
        <w:t>: Αποτελέσματα ελέγχου του συνόλου δεδομένων.</w:t>
      </w:r>
    </w:p>
    <w:p w14:paraId="49481236" w14:textId="77777777" w:rsidR="007732C7" w:rsidRPr="00334AF9" w:rsidRDefault="007732C7" w:rsidP="007732C7"/>
    <w:p w14:paraId="331FB8CF" w14:textId="7E3D5C9B" w:rsidR="00980B15" w:rsidRDefault="00980B15" w:rsidP="00980B15">
      <w:pPr>
        <w:pStyle w:val="3"/>
      </w:pPr>
      <w:bookmarkStart w:id="174" w:name="_Toc240123221"/>
      <w:r w:rsidRPr="00334AF9">
        <w:t xml:space="preserve">Αναλογία </w:t>
      </w:r>
      <w:r w:rsidR="00DE4424" w:rsidRPr="00334AF9">
        <w:t>ανά</w:t>
      </w:r>
      <w:r w:rsidRPr="00334AF9">
        <w:t xml:space="preserve"> κλάση</w:t>
      </w:r>
      <w:bookmarkEnd w:id="174"/>
    </w:p>
    <w:p w14:paraId="50B3CF9B" w14:textId="44FB9FC9" w:rsidR="00640C7E" w:rsidRPr="00640C7E" w:rsidRDefault="004315CC" w:rsidP="004315CC">
      <w:pPr>
        <w:rPr>
          <w:lang w:val="en-US"/>
          <w:rPrChange w:id="175" w:author="Petros Kontos" w:date="2026-09-17T15:14:00Z" w16du:dateUtc="2026-09-17T12:14:00Z">
            <w:rPr/>
          </w:rPrChange>
        </w:rPr>
      </w:pPr>
      <w:r>
        <w:t>Η κατανομή των εικόνων ανά κλάση δεν είναι ίδια στα σύνολα επικύρωσης και ελέγχου. Για παράδειγμα, η κλάση unknown περιλαμβάνει 43 εικόνες στο σύνολο επικύρωσης και 26 στο σύνολο ελέγχου, ενώ η κλάση hydra περιλαμβάνει μόνο μία εικόνα στο σύνολο επικύρωσης. Όταν μία κλάση διαθέτει τόσο λίγα δείγματα, ακόμη και μία σωστή ή λανθασμένη πρόβλεψη μπορεί να μεταβάλει σημαντικά το F1-Score της. Επειδή το Macro-F1 δίνει το ίδιο βάρος σε όλες τις κλάσεις, η μεταβολή αυτή μπορεί να επηρεάσει αισθητά και τη συνολική τιμή του.</w:t>
      </w:r>
    </w:p>
    <w:p w14:paraId="5C15F358" w14:textId="7AB4BB99" w:rsidR="004315CC" w:rsidRDefault="004315CC" w:rsidP="004315CC">
      <w:pPr>
        <w:rPr>
          <w:lang w:val="en-US"/>
        </w:rPr>
      </w:pPr>
      <w:r>
        <w:t xml:space="preserve">Για τον λόγο αυτό, το καλύτερο checkpoint επιλέχθηκε με βάση το </w:t>
      </w:r>
      <w:r w:rsidR="006D779D">
        <w:t>σφάλμα επικύρωσης (</w:t>
      </w:r>
      <w:r>
        <w:t>validation loss</w:t>
      </w:r>
      <w:r w:rsidR="006D779D">
        <w:t>)</w:t>
      </w:r>
      <w:r>
        <w:t xml:space="preserve"> και όχι το Macro-F1. Το </w:t>
      </w:r>
      <w:r w:rsidR="008718EA">
        <w:t>σφάλμα επικύρωσης</w:t>
      </w:r>
      <w:r>
        <w:t xml:space="preserve"> υπολογίζεται χρησιμοποιώντας τις προβλεπόμενες πιθανότητες όλων των εικόνων του συνόλου </w:t>
      </w:r>
      <w:r>
        <w:lastRenderedPageBreak/>
        <w:t>επικύρωσης και παρέχει ένα πιο ομαλό σήμα κατά την εκπαίδευση. Ωστόσο, δεν αντιμετωπίζει το πρόβλημα της ανισορροπίας και επηρεάζεται περισσότερο από τις πολυπληθείς κλάσεις.</w:t>
      </w:r>
      <w:ins w:id="176" w:author="Petros Kontos" w:date="2026-09-17T18:55:00Z" w16du:dateUtc="2026-09-17T15:55:00Z">
        <w:r w:rsidR="00217495">
          <w:t xml:space="preserve"> Στο</w:t>
        </w:r>
      </w:ins>
      <w:ins w:id="177" w:author="Petros Kontos" w:date="2026-09-17T18:56:00Z" w16du:dateUtc="2026-09-17T15:56:00Z">
        <w:r w:rsidR="00217495">
          <w:t xml:space="preserve">ν Πίνακα 2 αποτυπώνεται η κατανομή στα σύνολα εκπαίδευσης επικύρωσης και ελέγχου στις σπάνιες κλάσεις με λιγότερες από 100 εικόνες. </w:t>
        </w:r>
      </w:ins>
    </w:p>
    <w:tbl>
      <w:tblPr>
        <w:tblStyle w:val="aa"/>
        <w:tblW w:w="0" w:type="auto"/>
        <w:tblLook w:val="04A0" w:firstRow="1" w:lastRow="0" w:firstColumn="1" w:lastColumn="0" w:noHBand="0" w:noVBand="1"/>
      </w:tblPr>
      <w:tblGrid>
        <w:gridCol w:w="2032"/>
        <w:gridCol w:w="1615"/>
        <w:gridCol w:w="1601"/>
        <w:gridCol w:w="1536"/>
        <w:gridCol w:w="1513"/>
      </w:tblGrid>
      <w:tr w:rsidR="00071434" w14:paraId="727A425A" w14:textId="77777777" w:rsidTr="00071434">
        <w:tc>
          <w:tcPr>
            <w:tcW w:w="1659" w:type="dxa"/>
          </w:tcPr>
          <w:p w14:paraId="63A5D5E1" w14:textId="53069F4B" w:rsidR="00071434" w:rsidRPr="00071434" w:rsidRDefault="00071434" w:rsidP="004315CC">
            <w:pPr>
              <w:rPr>
                <w:b/>
                <w:bCs/>
                <w:rPrChange w:id="178" w:author="Petros Kontos" w:date="2026-09-17T15:21:00Z" w16du:dateUtc="2026-09-17T12:21:00Z">
                  <w:rPr>
                    <w:lang w:val="en-US"/>
                  </w:rPr>
                </w:rPrChange>
              </w:rPr>
            </w:pPr>
            <w:r w:rsidRPr="00071434">
              <w:rPr>
                <w:b/>
                <w:bCs/>
                <w:rPrChange w:id="179" w:author="Petros Kontos" w:date="2026-09-17T15:21:00Z" w16du:dateUtc="2026-09-17T12:21:00Z">
                  <w:rPr/>
                </w:rPrChange>
              </w:rPr>
              <w:t>Κλάση</w:t>
            </w:r>
          </w:p>
        </w:tc>
        <w:tc>
          <w:tcPr>
            <w:tcW w:w="1659" w:type="dxa"/>
          </w:tcPr>
          <w:p w14:paraId="6C0B0AB4" w14:textId="152F54AE" w:rsidR="00071434" w:rsidRPr="00071434" w:rsidRDefault="00071434" w:rsidP="004315CC">
            <w:pPr>
              <w:rPr>
                <w:b/>
                <w:bCs/>
                <w:rPrChange w:id="180" w:author="Petros Kontos" w:date="2026-09-17T15:21:00Z" w16du:dateUtc="2026-09-17T12:21:00Z">
                  <w:rPr>
                    <w:lang w:val="en-US"/>
                  </w:rPr>
                </w:rPrChange>
              </w:rPr>
            </w:pPr>
            <w:r w:rsidRPr="00071434">
              <w:rPr>
                <w:b/>
                <w:bCs/>
                <w:rPrChange w:id="181" w:author="Petros Kontos" w:date="2026-09-17T15:21:00Z" w16du:dateUtc="2026-09-17T12:21:00Z">
                  <w:rPr/>
                </w:rPrChange>
              </w:rPr>
              <w:t>Εκπαίδευση</w:t>
            </w:r>
          </w:p>
        </w:tc>
        <w:tc>
          <w:tcPr>
            <w:tcW w:w="1659" w:type="dxa"/>
          </w:tcPr>
          <w:p w14:paraId="7EA696CB" w14:textId="6D1CF532" w:rsidR="00071434" w:rsidRPr="00071434" w:rsidRDefault="00071434" w:rsidP="004315CC">
            <w:pPr>
              <w:rPr>
                <w:b/>
                <w:bCs/>
                <w:rPrChange w:id="182" w:author="Petros Kontos" w:date="2026-09-17T15:21:00Z" w16du:dateUtc="2026-09-17T12:21:00Z">
                  <w:rPr>
                    <w:lang w:val="en-US"/>
                  </w:rPr>
                </w:rPrChange>
              </w:rPr>
            </w:pPr>
            <w:r w:rsidRPr="00071434">
              <w:rPr>
                <w:b/>
                <w:bCs/>
                <w:rPrChange w:id="183" w:author="Petros Kontos" w:date="2026-09-17T15:21:00Z" w16du:dateUtc="2026-09-17T12:21:00Z">
                  <w:rPr/>
                </w:rPrChange>
              </w:rPr>
              <w:t>Επικύρωση</w:t>
            </w:r>
          </w:p>
        </w:tc>
        <w:tc>
          <w:tcPr>
            <w:tcW w:w="1660" w:type="dxa"/>
          </w:tcPr>
          <w:p w14:paraId="57F3F03E" w14:textId="3121C6B5" w:rsidR="00071434" w:rsidRPr="00071434" w:rsidRDefault="00071434" w:rsidP="004315CC">
            <w:pPr>
              <w:rPr>
                <w:b/>
                <w:bCs/>
                <w:rPrChange w:id="184" w:author="Petros Kontos" w:date="2026-09-17T15:21:00Z" w16du:dateUtc="2026-09-17T12:21:00Z">
                  <w:rPr>
                    <w:lang w:val="en-US"/>
                  </w:rPr>
                </w:rPrChange>
              </w:rPr>
            </w:pPr>
            <w:r w:rsidRPr="00071434">
              <w:rPr>
                <w:b/>
                <w:bCs/>
                <w:rPrChange w:id="185" w:author="Petros Kontos" w:date="2026-09-17T15:21:00Z" w16du:dateUtc="2026-09-17T12:21:00Z">
                  <w:rPr/>
                </w:rPrChange>
              </w:rPr>
              <w:t>Έλεγχος</w:t>
            </w:r>
          </w:p>
        </w:tc>
        <w:tc>
          <w:tcPr>
            <w:tcW w:w="1660" w:type="dxa"/>
          </w:tcPr>
          <w:p w14:paraId="44545629" w14:textId="49C527CF" w:rsidR="00071434" w:rsidRPr="00071434" w:rsidRDefault="00071434" w:rsidP="004315CC">
            <w:pPr>
              <w:rPr>
                <w:b/>
                <w:bCs/>
                <w:rPrChange w:id="186" w:author="Petros Kontos" w:date="2026-09-17T15:21:00Z" w16du:dateUtc="2026-09-17T12:21:00Z">
                  <w:rPr>
                    <w:lang w:val="en-US"/>
                  </w:rPr>
                </w:rPrChange>
              </w:rPr>
            </w:pPr>
            <w:r w:rsidRPr="00071434">
              <w:rPr>
                <w:b/>
                <w:bCs/>
                <w:rPrChange w:id="187" w:author="Petros Kontos" w:date="2026-09-17T15:21:00Z" w16du:dateUtc="2026-09-17T12:21:00Z">
                  <w:rPr/>
                </w:rPrChange>
              </w:rPr>
              <w:t>Σύνολο</w:t>
            </w:r>
          </w:p>
        </w:tc>
      </w:tr>
      <w:tr w:rsidR="00071434" w14:paraId="1E7CD990" w14:textId="77777777" w:rsidTr="00071434">
        <w:tc>
          <w:tcPr>
            <w:tcW w:w="1659" w:type="dxa"/>
          </w:tcPr>
          <w:p w14:paraId="57506045" w14:textId="542218A6" w:rsidR="00071434" w:rsidRDefault="00071434" w:rsidP="004315CC">
            <w:pPr>
              <w:rPr>
                <w:lang w:val="en-US"/>
              </w:rPr>
            </w:pPr>
            <w:r w:rsidRPr="00071434">
              <w:rPr>
                <w:lang w:val="en-US"/>
              </w:rPr>
              <w:t>chaoborus</w:t>
            </w:r>
          </w:p>
        </w:tc>
        <w:tc>
          <w:tcPr>
            <w:tcW w:w="1659" w:type="dxa"/>
          </w:tcPr>
          <w:p w14:paraId="418A0E5C" w14:textId="7B852FFD" w:rsidR="00071434" w:rsidRPr="00071434" w:rsidRDefault="00071434" w:rsidP="004315CC">
            <w:pPr>
              <w:rPr>
                <w:rPrChange w:id="188" w:author="Petros Kontos" w:date="2026-09-17T15:20:00Z" w16du:dateUtc="2026-09-17T12:20:00Z">
                  <w:rPr>
                    <w:lang w:val="en-US"/>
                  </w:rPr>
                </w:rPrChange>
              </w:rPr>
            </w:pPr>
            <w:r>
              <w:t>7</w:t>
            </w:r>
          </w:p>
        </w:tc>
        <w:tc>
          <w:tcPr>
            <w:tcW w:w="1659" w:type="dxa"/>
          </w:tcPr>
          <w:p w14:paraId="6855AA59" w14:textId="0BBD4E24" w:rsidR="00071434" w:rsidRPr="00071434" w:rsidRDefault="00071434" w:rsidP="004315CC">
            <w:pPr>
              <w:rPr>
                <w:rPrChange w:id="189" w:author="Petros Kontos" w:date="2026-09-17T15:20:00Z" w16du:dateUtc="2026-09-17T12:20:00Z">
                  <w:rPr>
                    <w:lang w:val="en-US"/>
                  </w:rPr>
                </w:rPrChange>
              </w:rPr>
            </w:pPr>
            <w:r>
              <w:t>2</w:t>
            </w:r>
          </w:p>
        </w:tc>
        <w:tc>
          <w:tcPr>
            <w:tcW w:w="1660" w:type="dxa"/>
          </w:tcPr>
          <w:p w14:paraId="39750AC0" w14:textId="4B411F6E" w:rsidR="00071434" w:rsidRPr="00071434" w:rsidRDefault="00071434" w:rsidP="004315CC">
            <w:pPr>
              <w:rPr>
                <w:rPrChange w:id="190" w:author="Petros Kontos" w:date="2026-09-17T15:20:00Z" w16du:dateUtc="2026-09-17T12:20:00Z">
                  <w:rPr>
                    <w:lang w:val="en-US"/>
                  </w:rPr>
                </w:rPrChange>
              </w:rPr>
            </w:pPr>
            <w:r>
              <w:t>1</w:t>
            </w:r>
          </w:p>
        </w:tc>
        <w:tc>
          <w:tcPr>
            <w:tcW w:w="1660" w:type="dxa"/>
          </w:tcPr>
          <w:p w14:paraId="5A2A293C" w14:textId="45404160" w:rsidR="00071434" w:rsidRPr="00071434" w:rsidRDefault="00071434" w:rsidP="004315CC">
            <w:pPr>
              <w:rPr>
                <w:rPrChange w:id="191" w:author="Petros Kontos" w:date="2026-09-17T15:20:00Z" w16du:dateUtc="2026-09-17T12:20:00Z">
                  <w:rPr>
                    <w:lang w:val="en-US"/>
                  </w:rPr>
                </w:rPrChange>
              </w:rPr>
            </w:pPr>
            <w:r>
              <w:t>10</w:t>
            </w:r>
          </w:p>
        </w:tc>
      </w:tr>
      <w:tr w:rsidR="00071434" w14:paraId="79417FA7" w14:textId="77777777" w:rsidTr="00071434">
        <w:tc>
          <w:tcPr>
            <w:tcW w:w="1659" w:type="dxa"/>
          </w:tcPr>
          <w:p w14:paraId="36B318F8" w14:textId="33BC08D4" w:rsidR="00071434" w:rsidRDefault="00071434" w:rsidP="004315CC">
            <w:pPr>
              <w:rPr>
                <w:lang w:val="en-US"/>
              </w:rPr>
            </w:pPr>
            <w:r w:rsidRPr="00071434">
              <w:t>diatom_chain</w:t>
            </w:r>
          </w:p>
        </w:tc>
        <w:tc>
          <w:tcPr>
            <w:tcW w:w="1659" w:type="dxa"/>
          </w:tcPr>
          <w:p w14:paraId="0FD1A9A7" w14:textId="699FE3C4" w:rsidR="00071434" w:rsidRPr="00071434" w:rsidRDefault="00071434" w:rsidP="004315CC">
            <w:pPr>
              <w:rPr>
                <w:rPrChange w:id="192" w:author="Petros Kontos" w:date="2026-09-17T15:20:00Z" w16du:dateUtc="2026-09-17T12:20:00Z">
                  <w:rPr>
                    <w:lang w:val="en-US"/>
                  </w:rPr>
                </w:rPrChange>
              </w:rPr>
            </w:pPr>
            <w:r>
              <w:t>12</w:t>
            </w:r>
          </w:p>
        </w:tc>
        <w:tc>
          <w:tcPr>
            <w:tcW w:w="1659" w:type="dxa"/>
          </w:tcPr>
          <w:p w14:paraId="7966310C" w14:textId="5E81FBAD" w:rsidR="00071434" w:rsidRPr="00071434" w:rsidRDefault="00071434" w:rsidP="004315CC">
            <w:pPr>
              <w:rPr>
                <w:rPrChange w:id="193" w:author="Petros Kontos" w:date="2026-09-17T15:20:00Z" w16du:dateUtc="2026-09-17T12:20:00Z">
                  <w:rPr>
                    <w:lang w:val="en-US"/>
                  </w:rPr>
                </w:rPrChange>
              </w:rPr>
            </w:pPr>
            <w:r>
              <w:t>3</w:t>
            </w:r>
          </w:p>
        </w:tc>
        <w:tc>
          <w:tcPr>
            <w:tcW w:w="1660" w:type="dxa"/>
          </w:tcPr>
          <w:p w14:paraId="6074A134" w14:textId="2EA430EB" w:rsidR="00071434" w:rsidRPr="00071434" w:rsidRDefault="00071434" w:rsidP="004315CC">
            <w:pPr>
              <w:rPr>
                <w:rPrChange w:id="194" w:author="Petros Kontos" w:date="2026-09-17T15:20:00Z" w16du:dateUtc="2026-09-17T12:20:00Z">
                  <w:rPr>
                    <w:lang w:val="en-US"/>
                  </w:rPr>
                </w:rPrChange>
              </w:rPr>
            </w:pPr>
            <w:r>
              <w:t>2</w:t>
            </w:r>
          </w:p>
        </w:tc>
        <w:tc>
          <w:tcPr>
            <w:tcW w:w="1660" w:type="dxa"/>
          </w:tcPr>
          <w:p w14:paraId="75592DDD" w14:textId="6D82F26D" w:rsidR="00071434" w:rsidRPr="00071434" w:rsidRDefault="00071434" w:rsidP="004315CC">
            <w:pPr>
              <w:rPr>
                <w:rPrChange w:id="195" w:author="Petros Kontos" w:date="2026-09-17T15:20:00Z" w16du:dateUtc="2026-09-17T12:20:00Z">
                  <w:rPr>
                    <w:lang w:val="en-US"/>
                  </w:rPr>
                </w:rPrChange>
              </w:rPr>
            </w:pPr>
            <w:r>
              <w:t>17</w:t>
            </w:r>
          </w:p>
        </w:tc>
      </w:tr>
      <w:tr w:rsidR="00071434" w14:paraId="52B4EBA8" w14:textId="77777777" w:rsidTr="00071434">
        <w:tc>
          <w:tcPr>
            <w:tcW w:w="1659" w:type="dxa"/>
          </w:tcPr>
          <w:p w14:paraId="60CB19FC" w14:textId="6DDBF0C3" w:rsidR="00071434" w:rsidRDefault="00071434" w:rsidP="004315CC">
            <w:pPr>
              <w:rPr>
                <w:lang w:val="en-US"/>
              </w:rPr>
            </w:pPr>
            <w:r w:rsidRPr="00071434">
              <w:t>hydra</w:t>
            </w:r>
          </w:p>
        </w:tc>
        <w:tc>
          <w:tcPr>
            <w:tcW w:w="1659" w:type="dxa"/>
          </w:tcPr>
          <w:p w14:paraId="6AB0BD2C" w14:textId="754B8170" w:rsidR="00071434" w:rsidRPr="00071434" w:rsidRDefault="00071434" w:rsidP="004315CC">
            <w:pPr>
              <w:rPr>
                <w:rPrChange w:id="196" w:author="Petros Kontos" w:date="2026-09-17T15:20:00Z" w16du:dateUtc="2026-09-17T12:20:00Z">
                  <w:rPr>
                    <w:lang w:val="en-US"/>
                  </w:rPr>
                </w:rPrChange>
              </w:rPr>
            </w:pPr>
            <w:r>
              <w:t>15</w:t>
            </w:r>
          </w:p>
        </w:tc>
        <w:tc>
          <w:tcPr>
            <w:tcW w:w="1659" w:type="dxa"/>
          </w:tcPr>
          <w:p w14:paraId="19563F04" w14:textId="6199653F" w:rsidR="00071434" w:rsidRPr="00071434" w:rsidRDefault="00071434" w:rsidP="004315CC">
            <w:pPr>
              <w:rPr>
                <w:rPrChange w:id="197" w:author="Petros Kontos" w:date="2026-09-17T15:20:00Z" w16du:dateUtc="2026-09-17T12:20:00Z">
                  <w:rPr>
                    <w:lang w:val="en-US"/>
                  </w:rPr>
                </w:rPrChange>
              </w:rPr>
            </w:pPr>
            <w:r>
              <w:t>1</w:t>
            </w:r>
          </w:p>
        </w:tc>
        <w:tc>
          <w:tcPr>
            <w:tcW w:w="1660" w:type="dxa"/>
          </w:tcPr>
          <w:p w14:paraId="1CBC43DD" w14:textId="758DAFA2" w:rsidR="00071434" w:rsidRPr="00071434" w:rsidRDefault="00071434" w:rsidP="004315CC">
            <w:pPr>
              <w:rPr>
                <w:rPrChange w:id="198" w:author="Petros Kontos" w:date="2026-09-17T15:20:00Z" w16du:dateUtc="2026-09-17T12:20:00Z">
                  <w:rPr>
                    <w:lang w:val="en-US"/>
                  </w:rPr>
                </w:rPrChange>
              </w:rPr>
            </w:pPr>
            <w:r>
              <w:t>2</w:t>
            </w:r>
          </w:p>
        </w:tc>
        <w:tc>
          <w:tcPr>
            <w:tcW w:w="1660" w:type="dxa"/>
          </w:tcPr>
          <w:p w14:paraId="7D842CBB" w14:textId="508E25D8" w:rsidR="00071434" w:rsidRPr="00071434" w:rsidRDefault="00071434" w:rsidP="004315CC">
            <w:pPr>
              <w:rPr>
                <w:rPrChange w:id="199" w:author="Petros Kontos" w:date="2026-09-17T15:21:00Z" w16du:dateUtc="2026-09-17T12:21:00Z">
                  <w:rPr>
                    <w:lang w:val="en-US"/>
                  </w:rPr>
                </w:rPrChange>
              </w:rPr>
            </w:pPr>
            <w:r>
              <w:t>18</w:t>
            </w:r>
          </w:p>
        </w:tc>
      </w:tr>
      <w:tr w:rsidR="00071434" w14:paraId="1BF1BEAB" w14:textId="77777777" w:rsidTr="00071434">
        <w:tc>
          <w:tcPr>
            <w:tcW w:w="1659" w:type="dxa"/>
          </w:tcPr>
          <w:p w14:paraId="01C17143" w14:textId="1E401083" w:rsidR="00071434" w:rsidRDefault="00071434" w:rsidP="004315CC">
            <w:pPr>
              <w:rPr>
                <w:lang w:val="en-US"/>
              </w:rPr>
            </w:pPr>
            <w:r w:rsidRPr="00071434">
              <w:t>copepod_skins</w:t>
            </w:r>
          </w:p>
        </w:tc>
        <w:tc>
          <w:tcPr>
            <w:tcW w:w="1659" w:type="dxa"/>
          </w:tcPr>
          <w:p w14:paraId="7522DA06" w14:textId="64DB235E" w:rsidR="00071434" w:rsidRPr="00071434" w:rsidRDefault="00071434" w:rsidP="004315CC">
            <w:pPr>
              <w:rPr>
                <w:rPrChange w:id="200" w:author="Petros Kontos" w:date="2026-09-17T15:20:00Z" w16du:dateUtc="2026-09-17T12:20:00Z">
                  <w:rPr>
                    <w:lang w:val="en-US"/>
                  </w:rPr>
                </w:rPrChange>
              </w:rPr>
            </w:pPr>
            <w:r>
              <w:t>24</w:t>
            </w:r>
          </w:p>
        </w:tc>
        <w:tc>
          <w:tcPr>
            <w:tcW w:w="1659" w:type="dxa"/>
          </w:tcPr>
          <w:p w14:paraId="55130B59" w14:textId="70E12666" w:rsidR="00071434" w:rsidRPr="00071434" w:rsidRDefault="00071434" w:rsidP="004315CC">
            <w:pPr>
              <w:rPr>
                <w:rPrChange w:id="201" w:author="Petros Kontos" w:date="2026-09-17T15:20:00Z" w16du:dateUtc="2026-09-17T12:20:00Z">
                  <w:rPr>
                    <w:lang w:val="en-US"/>
                  </w:rPr>
                </w:rPrChange>
              </w:rPr>
            </w:pPr>
            <w:r>
              <w:t>6</w:t>
            </w:r>
          </w:p>
        </w:tc>
        <w:tc>
          <w:tcPr>
            <w:tcW w:w="1660" w:type="dxa"/>
          </w:tcPr>
          <w:p w14:paraId="56A726C7" w14:textId="22C08D3D" w:rsidR="00071434" w:rsidRPr="00071434" w:rsidRDefault="00071434" w:rsidP="004315CC">
            <w:pPr>
              <w:rPr>
                <w:rPrChange w:id="202" w:author="Petros Kontos" w:date="2026-09-17T15:20:00Z" w16du:dateUtc="2026-09-17T12:20:00Z">
                  <w:rPr>
                    <w:lang w:val="en-US"/>
                  </w:rPr>
                </w:rPrChange>
              </w:rPr>
            </w:pPr>
            <w:r>
              <w:t>3</w:t>
            </w:r>
          </w:p>
        </w:tc>
        <w:tc>
          <w:tcPr>
            <w:tcW w:w="1660" w:type="dxa"/>
          </w:tcPr>
          <w:p w14:paraId="65878B24" w14:textId="1ABAA9C8" w:rsidR="00071434" w:rsidRPr="00071434" w:rsidRDefault="00071434" w:rsidP="004315CC">
            <w:pPr>
              <w:rPr>
                <w:rPrChange w:id="203" w:author="Petros Kontos" w:date="2026-09-17T15:21:00Z" w16du:dateUtc="2026-09-17T12:21:00Z">
                  <w:rPr>
                    <w:lang w:val="en-US"/>
                  </w:rPr>
                </w:rPrChange>
              </w:rPr>
            </w:pPr>
            <w:r>
              <w:t>33</w:t>
            </w:r>
          </w:p>
        </w:tc>
      </w:tr>
      <w:tr w:rsidR="00071434" w14:paraId="0EA6E59D" w14:textId="77777777" w:rsidTr="00071434">
        <w:tc>
          <w:tcPr>
            <w:tcW w:w="1659" w:type="dxa"/>
          </w:tcPr>
          <w:p w14:paraId="242C70C0" w14:textId="09ABBF38" w:rsidR="00071434" w:rsidRDefault="00071434" w:rsidP="004315CC">
            <w:pPr>
              <w:rPr>
                <w:lang w:val="en-US"/>
              </w:rPr>
            </w:pPr>
            <w:r w:rsidRPr="00071434">
              <w:t>daphnia_skins</w:t>
            </w:r>
          </w:p>
        </w:tc>
        <w:tc>
          <w:tcPr>
            <w:tcW w:w="1659" w:type="dxa"/>
          </w:tcPr>
          <w:p w14:paraId="57EE4C4B" w14:textId="7C55AB13" w:rsidR="00071434" w:rsidRPr="00071434" w:rsidRDefault="00071434" w:rsidP="004315CC">
            <w:pPr>
              <w:rPr>
                <w:rPrChange w:id="204" w:author="Petros Kontos" w:date="2026-09-17T15:20:00Z" w16du:dateUtc="2026-09-17T12:20:00Z">
                  <w:rPr>
                    <w:lang w:val="en-US"/>
                  </w:rPr>
                </w:rPrChange>
              </w:rPr>
            </w:pPr>
            <w:r>
              <w:t>39</w:t>
            </w:r>
          </w:p>
        </w:tc>
        <w:tc>
          <w:tcPr>
            <w:tcW w:w="1659" w:type="dxa"/>
          </w:tcPr>
          <w:p w14:paraId="6BF1AB37" w14:textId="54F1D021" w:rsidR="00071434" w:rsidRPr="00071434" w:rsidRDefault="00071434" w:rsidP="004315CC">
            <w:pPr>
              <w:rPr>
                <w:rPrChange w:id="205" w:author="Petros Kontos" w:date="2026-09-17T15:20:00Z" w16du:dateUtc="2026-09-17T12:20:00Z">
                  <w:rPr>
                    <w:lang w:val="en-US"/>
                  </w:rPr>
                </w:rPrChange>
              </w:rPr>
            </w:pPr>
            <w:r>
              <w:t>5</w:t>
            </w:r>
          </w:p>
        </w:tc>
        <w:tc>
          <w:tcPr>
            <w:tcW w:w="1660" w:type="dxa"/>
          </w:tcPr>
          <w:p w14:paraId="3142523F" w14:textId="6526C279" w:rsidR="00071434" w:rsidRPr="00071434" w:rsidRDefault="00071434" w:rsidP="004315CC">
            <w:pPr>
              <w:rPr>
                <w:rPrChange w:id="206" w:author="Petros Kontos" w:date="2026-09-17T15:20:00Z" w16du:dateUtc="2026-09-17T12:20:00Z">
                  <w:rPr>
                    <w:lang w:val="en-US"/>
                  </w:rPr>
                </w:rPrChange>
              </w:rPr>
            </w:pPr>
            <w:r>
              <w:t>2</w:t>
            </w:r>
          </w:p>
        </w:tc>
        <w:tc>
          <w:tcPr>
            <w:tcW w:w="1660" w:type="dxa"/>
          </w:tcPr>
          <w:p w14:paraId="5859F8B4" w14:textId="7CD8BE2A" w:rsidR="00071434" w:rsidRPr="00071434" w:rsidRDefault="00071434" w:rsidP="004315CC">
            <w:pPr>
              <w:rPr>
                <w:rPrChange w:id="207" w:author="Petros Kontos" w:date="2026-09-17T15:21:00Z" w16du:dateUtc="2026-09-17T12:21:00Z">
                  <w:rPr>
                    <w:lang w:val="en-US"/>
                  </w:rPr>
                </w:rPrChange>
              </w:rPr>
            </w:pPr>
            <w:r>
              <w:t>46</w:t>
            </w:r>
          </w:p>
        </w:tc>
      </w:tr>
      <w:tr w:rsidR="00071434" w14:paraId="52190F50" w14:textId="77777777" w:rsidTr="00071434">
        <w:tc>
          <w:tcPr>
            <w:tcW w:w="1659" w:type="dxa"/>
          </w:tcPr>
          <w:p w14:paraId="33C371CE" w14:textId="7DAB93A0" w:rsidR="00071434" w:rsidRDefault="00071434" w:rsidP="004315CC">
            <w:pPr>
              <w:rPr>
                <w:lang w:val="en-US"/>
              </w:rPr>
            </w:pPr>
            <w:r w:rsidRPr="00071434">
              <w:t>unknown_plankton</w:t>
            </w:r>
          </w:p>
        </w:tc>
        <w:tc>
          <w:tcPr>
            <w:tcW w:w="1659" w:type="dxa"/>
          </w:tcPr>
          <w:p w14:paraId="6BF1C765" w14:textId="636DD056" w:rsidR="00071434" w:rsidRDefault="00071434" w:rsidP="004315CC">
            <w:pPr>
              <w:rPr>
                <w:lang w:val="en-US"/>
              </w:rPr>
            </w:pPr>
            <w:r w:rsidRPr="00071434">
              <w:t>49</w:t>
            </w:r>
          </w:p>
        </w:tc>
        <w:tc>
          <w:tcPr>
            <w:tcW w:w="1659" w:type="dxa"/>
          </w:tcPr>
          <w:p w14:paraId="357B6C8C" w14:textId="0F7C69AD" w:rsidR="00071434" w:rsidRPr="00071434" w:rsidRDefault="00071434" w:rsidP="004315CC">
            <w:pPr>
              <w:rPr>
                <w:rPrChange w:id="208" w:author="Petros Kontos" w:date="2026-09-17T15:20:00Z" w16du:dateUtc="2026-09-17T12:20:00Z">
                  <w:rPr>
                    <w:lang w:val="en-US"/>
                  </w:rPr>
                </w:rPrChange>
              </w:rPr>
            </w:pPr>
            <w:r>
              <w:t>11</w:t>
            </w:r>
          </w:p>
        </w:tc>
        <w:tc>
          <w:tcPr>
            <w:tcW w:w="1660" w:type="dxa"/>
          </w:tcPr>
          <w:p w14:paraId="5AFFFE44" w14:textId="12274052" w:rsidR="00071434" w:rsidRPr="00071434" w:rsidRDefault="00071434" w:rsidP="004315CC">
            <w:pPr>
              <w:rPr>
                <w:rPrChange w:id="209" w:author="Petros Kontos" w:date="2026-09-17T15:20:00Z" w16du:dateUtc="2026-09-17T12:20:00Z">
                  <w:rPr>
                    <w:lang w:val="en-US"/>
                  </w:rPr>
                </w:rPrChange>
              </w:rPr>
            </w:pPr>
            <w:r>
              <w:t>11</w:t>
            </w:r>
          </w:p>
        </w:tc>
        <w:tc>
          <w:tcPr>
            <w:tcW w:w="1660" w:type="dxa"/>
          </w:tcPr>
          <w:p w14:paraId="29CA5484" w14:textId="1E344458" w:rsidR="00071434" w:rsidRPr="00071434" w:rsidRDefault="00071434" w:rsidP="004315CC">
            <w:pPr>
              <w:rPr>
                <w:rPrChange w:id="210" w:author="Petros Kontos" w:date="2026-09-17T15:21:00Z" w16du:dateUtc="2026-09-17T12:21:00Z">
                  <w:rPr>
                    <w:lang w:val="en-US"/>
                  </w:rPr>
                </w:rPrChange>
              </w:rPr>
            </w:pPr>
            <w:r>
              <w:t>71</w:t>
            </w:r>
          </w:p>
        </w:tc>
      </w:tr>
      <w:tr w:rsidR="00071434" w14:paraId="49227ABB" w14:textId="77777777" w:rsidTr="00071434">
        <w:tc>
          <w:tcPr>
            <w:tcW w:w="1659" w:type="dxa"/>
          </w:tcPr>
          <w:p w14:paraId="266D5538" w14:textId="7FC93CC5" w:rsidR="00071434" w:rsidRDefault="00071434" w:rsidP="004315CC">
            <w:pPr>
              <w:rPr>
                <w:lang w:val="en-US"/>
              </w:rPr>
            </w:pPr>
            <w:r w:rsidRPr="00071434">
              <w:t>polyarthra</w:t>
            </w:r>
          </w:p>
        </w:tc>
        <w:tc>
          <w:tcPr>
            <w:tcW w:w="1659" w:type="dxa"/>
          </w:tcPr>
          <w:p w14:paraId="4B6B0110" w14:textId="20853F25" w:rsidR="00071434" w:rsidRPr="00071434" w:rsidRDefault="00071434" w:rsidP="004315CC">
            <w:pPr>
              <w:rPr>
                <w:rPrChange w:id="211" w:author="Petros Kontos" w:date="2026-09-17T15:20:00Z" w16du:dateUtc="2026-09-17T12:20:00Z">
                  <w:rPr>
                    <w:lang w:val="en-US"/>
                  </w:rPr>
                </w:rPrChange>
              </w:rPr>
            </w:pPr>
            <w:r>
              <w:t>57</w:t>
            </w:r>
          </w:p>
        </w:tc>
        <w:tc>
          <w:tcPr>
            <w:tcW w:w="1659" w:type="dxa"/>
          </w:tcPr>
          <w:p w14:paraId="631493BC" w14:textId="633DB9C2" w:rsidR="00071434" w:rsidRPr="00071434" w:rsidRDefault="00071434" w:rsidP="004315CC">
            <w:pPr>
              <w:rPr>
                <w:rPrChange w:id="212" w:author="Petros Kontos" w:date="2026-09-17T15:21:00Z" w16du:dateUtc="2026-09-17T12:21:00Z">
                  <w:rPr>
                    <w:lang w:val="en-US"/>
                  </w:rPr>
                </w:rPrChange>
              </w:rPr>
            </w:pPr>
            <w:r>
              <w:t>12</w:t>
            </w:r>
          </w:p>
        </w:tc>
        <w:tc>
          <w:tcPr>
            <w:tcW w:w="1660" w:type="dxa"/>
          </w:tcPr>
          <w:p w14:paraId="277473BB" w14:textId="76BAB0A1" w:rsidR="00071434" w:rsidRPr="00071434" w:rsidRDefault="00071434" w:rsidP="004315CC">
            <w:pPr>
              <w:rPr>
                <w:rPrChange w:id="213" w:author="Petros Kontos" w:date="2026-09-17T15:21:00Z" w16du:dateUtc="2026-09-17T12:21:00Z">
                  <w:rPr>
                    <w:lang w:val="en-US"/>
                  </w:rPr>
                </w:rPrChange>
              </w:rPr>
            </w:pPr>
            <w:r>
              <w:t>10</w:t>
            </w:r>
          </w:p>
        </w:tc>
        <w:tc>
          <w:tcPr>
            <w:tcW w:w="1660" w:type="dxa"/>
          </w:tcPr>
          <w:p w14:paraId="39889E02" w14:textId="13B7C89A" w:rsidR="00071434" w:rsidRPr="00071434" w:rsidRDefault="00071434" w:rsidP="004315CC">
            <w:pPr>
              <w:rPr>
                <w:rPrChange w:id="214" w:author="Petros Kontos" w:date="2026-09-17T15:21:00Z" w16du:dateUtc="2026-09-17T12:21:00Z">
                  <w:rPr>
                    <w:lang w:val="en-US"/>
                  </w:rPr>
                </w:rPrChange>
              </w:rPr>
            </w:pPr>
            <w:r>
              <w:t>79</w:t>
            </w:r>
          </w:p>
        </w:tc>
      </w:tr>
      <w:tr w:rsidR="00071434" w14:paraId="64FFC16D" w14:textId="77777777" w:rsidTr="00071434">
        <w:tc>
          <w:tcPr>
            <w:tcW w:w="1659" w:type="dxa"/>
          </w:tcPr>
          <w:p w14:paraId="4ACB4720" w14:textId="4762A190" w:rsidR="00071434" w:rsidRDefault="00071434" w:rsidP="004315CC">
            <w:pPr>
              <w:rPr>
                <w:lang w:val="en-US"/>
              </w:rPr>
            </w:pPr>
            <w:r w:rsidRPr="00071434">
              <w:t>bosmina</w:t>
            </w:r>
          </w:p>
        </w:tc>
        <w:tc>
          <w:tcPr>
            <w:tcW w:w="1659" w:type="dxa"/>
          </w:tcPr>
          <w:p w14:paraId="737485BE" w14:textId="07DBCEE8" w:rsidR="00071434" w:rsidRPr="00071434" w:rsidRDefault="00071434" w:rsidP="004315CC">
            <w:pPr>
              <w:rPr>
                <w:rPrChange w:id="215" w:author="Petros Kontos" w:date="2026-09-17T15:21:00Z" w16du:dateUtc="2026-09-17T12:21:00Z">
                  <w:rPr>
                    <w:lang w:val="en-US"/>
                  </w:rPr>
                </w:rPrChange>
              </w:rPr>
            </w:pPr>
            <w:r>
              <w:t>51</w:t>
            </w:r>
          </w:p>
        </w:tc>
        <w:tc>
          <w:tcPr>
            <w:tcW w:w="1659" w:type="dxa"/>
          </w:tcPr>
          <w:p w14:paraId="583BB22C" w14:textId="42D217CD" w:rsidR="00071434" w:rsidRPr="00071434" w:rsidRDefault="00071434" w:rsidP="004315CC">
            <w:pPr>
              <w:rPr>
                <w:rPrChange w:id="216" w:author="Petros Kontos" w:date="2026-09-17T15:21:00Z" w16du:dateUtc="2026-09-17T12:21:00Z">
                  <w:rPr>
                    <w:lang w:val="en-US"/>
                  </w:rPr>
                </w:rPrChange>
              </w:rPr>
            </w:pPr>
            <w:r>
              <w:t>14</w:t>
            </w:r>
          </w:p>
        </w:tc>
        <w:tc>
          <w:tcPr>
            <w:tcW w:w="1660" w:type="dxa"/>
          </w:tcPr>
          <w:p w14:paraId="052F2E69" w14:textId="4D8F556E" w:rsidR="00071434" w:rsidRPr="00071434" w:rsidRDefault="00071434" w:rsidP="004315CC">
            <w:pPr>
              <w:rPr>
                <w:rPrChange w:id="217" w:author="Petros Kontos" w:date="2026-09-17T15:21:00Z" w16du:dateUtc="2026-09-17T12:21:00Z">
                  <w:rPr>
                    <w:lang w:val="en-US"/>
                  </w:rPr>
                </w:rPrChange>
              </w:rPr>
            </w:pPr>
            <w:r>
              <w:t>15</w:t>
            </w:r>
          </w:p>
        </w:tc>
        <w:tc>
          <w:tcPr>
            <w:tcW w:w="1660" w:type="dxa"/>
          </w:tcPr>
          <w:p w14:paraId="7E141F3F" w14:textId="5E1B34A8" w:rsidR="00071434" w:rsidRPr="00071434" w:rsidRDefault="00071434" w:rsidP="00071434">
            <w:pPr>
              <w:keepNext/>
              <w:rPr>
                <w:rPrChange w:id="218" w:author="Petros Kontos" w:date="2026-09-17T15:21:00Z" w16du:dateUtc="2026-09-17T12:21:00Z">
                  <w:rPr>
                    <w:lang w:val="en-US"/>
                  </w:rPr>
                </w:rPrChange>
              </w:rPr>
              <w:pPrChange w:id="219" w:author="Petros Kontos" w:date="2026-09-17T15:22:00Z" w16du:dateUtc="2026-09-17T12:22:00Z">
                <w:pPr/>
              </w:pPrChange>
            </w:pPr>
            <w:r>
              <w:t>80</w:t>
            </w:r>
          </w:p>
        </w:tc>
      </w:tr>
    </w:tbl>
    <w:p w14:paraId="7CA9A9EE" w14:textId="4C27FC57" w:rsidR="00071434" w:rsidRPr="00071434" w:rsidRDefault="00071434" w:rsidP="00071434">
      <w:pPr>
        <w:pStyle w:val="ac"/>
        <w:jc w:val="center"/>
        <w:rPr>
          <w:rPrChange w:id="220" w:author="Petros Kontos" w:date="2026-09-17T15:22:00Z" w16du:dateUtc="2026-09-17T12:22:00Z">
            <w:rPr>
              <w:lang w:val="en-US"/>
            </w:rPr>
          </w:rPrChange>
        </w:rPr>
        <w:pPrChange w:id="221" w:author="Petros Kontos" w:date="2026-09-17T15:23:00Z" w16du:dateUtc="2026-09-17T12:23:00Z">
          <w:pPr/>
        </w:pPrChange>
      </w:pPr>
      <w:ins w:id="222" w:author="Petros Kontos" w:date="2026-09-17T15:22:00Z" w16du:dateUtc="2026-09-17T12:22:00Z">
        <w:r>
          <w:t xml:space="preserve">Πίνακας </w:t>
        </w:r>
        <w:r>
          <w:fldChar w:fldCharType="begin"/>
        </w:r>
        <w:r>
          <w:instrText xml:space="preserve"> SEQ Πίνακας \* ARABIC </w:instrText>
        </w:r>
      </w:ins>
      <w:r>
        <w:fldChar w:fldCharType="separate"/>
      </w:r>
      <w:ins w:id="223" w:author="Petros Kontos" w:date="2026-09-17T15:22:00Z" w16du:dateUtc="2026-09-17T12:22:00Z">
        <w:r>
          <w:rPr>
            <w:noProof/>
          </w:rPr>
          <w:t>2</w:t>
        </w:r>
        <w:r>
          <w:fldChar w:fldCharType="end"/>
        </w:r>
        <w:r>
          <w:rPr>
            <w:lang w:val="en-US"/>
          </w:rPr>
          <w:t xml:space="preserve">: </w:t>
        </w:r>
        <w:r>
          <w:t xml:space="preserve">Κατανομή των σπάνιων κλάσεων στα σύνολα </w:t>
        </w:r>
      </w:ins>
      <w:ins w:id="224" w:author="Petros Kontos" w:date="2026-09-17T15:23:00Z" w16du:dateUtc="2026-09-17T12:23:00Z">
        <w:r>
          <w:t>εκπαίδευσης, επικύρωσης και ελέγχου.</w:t>
        </w:r>
      </w:ins>
    </w:p>
    <w:p w14:paraId="040FA8A3" w14:textId="7BF85F44" w:rsidR="00640C7E" w:rsidRPr="00071434" w:rsidDel="00F932EA" w:rsidRDefault="00640C7E" w:rsidP="004315CC">
      <w:pPr>
        <w:rPr>
          <w:del w:id="225" w:author="Petros Kontos" w:date="2026-09-17T17:15:00Z" w16du:dateUtc="2026-09-17T14:15:00Z"/>
        </w:rPr>
      </w:pPr>
    </w:p>
    <w:p w14:paraId="1B451B82" w14:textId="759FA786" w:rsidR="00980B15" w:rsidRPr="00334AF9" w:rsidRDefault="00980B15" w:rsidP="00980B15">
      <w:pPr>
        <w:pStyle w:val="3"/>
      </w:pPr>
      <w:bookmarkStart w:id="226" w:name="_Toc240123222"/>
      <w:r w:rsidRPr="00334AF9">
        <w:t>Το αρχείο manifest</w:t>
      </w:r>
      <w:bookmarkEnd w:id="226"/>
      <w:r w:rsidRPr="00334AF9">
        <w:t xml:space="preserve">  </w:t>
      </w:r>
    </w:p>
    <w:p w14:paraId="71A1300C" w14:textId="49D66216" w:rsidR="00C31AD4" w:rsidRPr="00334AF9" w:rsidRDefault="00C31AD4" w:rsidP="00C31AD4">
      <w:r w:rsidRPr="00334AF9">
        <w:t>Το τελικό αρχείο</w:t>
      </w:r>
      <w:r w:rsidR="00894CD7">
        <w:t xml:space="preserve"> διαχωρισμού του συνόλου δεδομένων</w:t>
      </w:r>
      <w:r w:rsidRPr="00334AF9">
        <w:t xml:space="preserve"> που χρησιμοποιείται σε όλα τα πειράματα είναι το zoolake_clean_split_manifest.csv. Το αρχείο περιλαμβάνει το όνομα κάθε εικόνας, την κλάση της, το υποσύνολο στο οποίο ανήκει και τη διαδρομή του αρχείου. Τα ονόματα των κλάσεων αποθηκεύονται χωριστά, σε σταθερή σειρά, ώστε η αντιστοίχιση μεταξύ του δείκτη εξόδου και της αντίστοιχης κλάσης να παραμένει ίδια σε όλα τα μοντέλα.</w:t>
      </w:r>
      <w:del w:id="227" w:author="Petros Kontos" w:date="2026-09-17T15:23:00Z" w16du:dateUtc="2026-09-17T12:23:00Z">
        <w:r w:rsidRPr="00334AF9" w:rsidDel="00EF2CC8">
          <w:delText xml:space="preserve"> </w:delText>
        </w:r>
      </w:del>
    </w:p>
    <w:p w14:paraId="5EC94B26" w14:textId="6EA3E7C9" w:rsidR="00027806" w:rsidRPr="00334AF9" w:rsidRDefault="00027806" w:rsidP="00027806">
      <w:pPr>
        <w:pStyle w:val="2"/>
      </w:pPr>
      <w:bookmarkStart w:id="228" w:name="_Toc240123223"/>
      <w:r w:rsidRPr="00334AF9">
        <w:t>Προεπεξεργασία εικόνων</w:t>
      </w:r>
      <w:bookmarkEnd w:id="228"/>
    </w:p>
    <w:p w14:paraId="17059BF1" w14:textId="737D867A" w:rsidR="00027806" w:rsidRPr="00334AF9" w:rsidRDefault="00027806" w:rsidP="00027806">
      <w:pPr>
        <w:pStyle w:val="3"/>
      </w:pPr>
      <w:bookmarkStart w:id="229" w:name="_Toc240123224"/>
      <w:r w:rsidRPr="00334AF9">
        <w:t>Μετατροπή σε σταθερό μέγεθος εισόδου</w:t>
      </w:r>
      <w:bookmarkEnd w:id="229"/>
    </w:p>
    <w:p w14:paraId="2A109D29" w14:textId="79333327" w:rsidR="00027806" w:rsidRPr="00334AF9" w:rsidRDefault="00027806" w:rsidP="00027806">
      <w:r w:rsidRPr="00334AF9">
        <w:t xml:space="preserve">Οι εικόνες </w:t>
      </w:r>
      <w:r w:rsidR="00334AF9" w:rsidRPr="00334AF9">
        <w:t>ενδιαφέροντος</w:t>
      </w:r>
      <w:r w:rsidRPr="00334AF9">
        <w:t xml:space="preserve"> του dataset (ROI) έχουν διαφορετικά μεγέθη. Τα συνελικτικ</w:t>
      </w:r>
      <w:r w:rsidR="00DE4424">
        <w:t>ά</w:t>
      </w:r>
      <w:r w:rsidRPr="00334AF9">
        <w:t xml:space="preserve"> </w:t>
      </w:r>
      <w:r w:rsidR="00334AF9" w:rsidRPr="00334AF9">
        <w:t>δίκτυα</w:t>
      </w:r>
      <w:r w:rsidRPr="00334AF9">
        <w:t xml:space="preserve"> </w:t>
      </w:r>
      <w:r w:rsidR="00334AF9" w:rsidRPr="00334AF9">
        <w:t>θέλουν</w:t>
      </w:r>
      <w:r w:rsidRPr="00334AF9">
        <w:t xml:space="preserve"> σαν είσοδο εικόνες ίδιου μεγέθους. Για τον λόγο αυτό επιλέχθηκε να μετατραπούν σε 128x128 pixels. Υπάρχουν δύο τρόποι για </w:t>
      </w:r>
      <w:r w:rsidR="00334AF9" w:rsidRPr="00334AF9">
        <w:t>μετατροπή</w:t>
      </w:r>
      <w:r w:rsidRPr="00334AF9">
        <w:t xml:space="preserve"> μεγέθους. (α) απευθείας </w:t>
      </w:r>
      <w:r w:rsidR="00334AF9" w:rsidRPr="00334AF9">
        <w:t>χωρίς</w:t>
      </w:r>
      <w:r w:rsidRPr="00334AF9">
        <w:t xml:space="preserve"> να </w:t>
      </w:r>
      <w:r w:rsidR="00334AF9" w:rsidRPr="00334AF9">
        <w:t>διατηρούνται</w:t>
      </w:r>
      <w:r w:rsidRPr="00334AF9">
        <w:t xml:space="preserve"> οι αρχικές αναλογίες και (β) με προσθήκη περιθωρίου (padding), δηλαδή γεμίζοντας τον κενό χώρο με μαύρο ώστε να διατηρηθούν οι αρχικές αναλογίες. Διαλέξαμε το (α) για </w:t>
      </w:r>
      <w:r w:rsidR="00943825">
        <w:t>συγκρισιμότητα</w:t>
      </w:r>
      <w:r w:rsidRPr="00334AF9">
        <w:t xml:space="preserve"> με το άρθρο και </w:t>
      </w:r>
      <w:r w:rsidR="00334AF9" w:rsidRPr="00334AF9">
        <w:t>γιατί</w:t>
      </w:r>
      <w:r w:rsidRPr="00334AF9">
        <w:t xml:space="preserve"> οι Lumini &amp; Nanni [1</w:t>
      </w:r>
      <w:r w:rsidR="00F17511">
        <w:t>4</w:t>
      </w:r>
      <w:r w:rsidRPr="00334AF9">
        <w:t xml:space="preserve">] το </w:t>
      </w:r>
      <w:r w:rsidR="00334AF9" w:rsidRPr="00334AF9">
        <w:t>βρήκαν</w:t>
      </w:r>
      <w:r w:rsidRPr="00334AF9">
        <w:t xml:space="preserve"> στη </w:t>
      </w:r>
      <w:r w:rsidR="00334AF9" w:rsidRPr="00334AF9">
        <w:t>μελέτη</w:t>
      </w:r>
      <w:r w:rsidRPr="00334AF9">
        <w:t xml:space="preserve"> τους ελαφρώς καλύτερο.</w:t>
      </w:r>
    </w:p>
    <w:p w14:paraId="6E0EDFF9" w14:textId="5CC3CA65" w:rsidR="00027806" w:rsidRPr="00334AF9" w:rsidRDefault="00027806" w:rsidP="00027806">
      <w:r w:rsidRPr="00334AF9">
        <w:lastRenderedPageBreak/>
        <w:t>Όταν μια εικόνα αλλάζει μέγεθος, οι τιμές των νέων pixel πρέπει να υπολογιστούν από τα γειτονικά τους</w:t>
      </w:r>
      <w:r w:rsidR="006C7DDC">
        <w:t>, κάνοντας</w:t>
      </w:r>
      <w:r w:rsidRPr="00334AF9">
        <w:t xml:space="preserve"> </w:t>
      </w:r>
      <w:r w:rsidR="003D00FA">
        <w:t>παρεμβολή</w:t>
      </w:r>
      <w:ins w:id="230" w:author="ΜΑΡΙΝΑ ΠΛΗΣΙΤΗ" w:date="2026-09-15T09:03:00Z" w16du:dateUtc="2026-09-15T06:03:00Z">
        <w:r w:rsidR="006C7DDC">
          <w:t xml:space="preserve"> </w:t>
        </w:r>
      </w:ins>
      <w:r w:rsidR="003D00FA">
        <w:t>(</w:t>
      </w:r>
      <w:r w:rsidRPr="00334AF9">
        <w:t>interpolation</w:t>
      </w:r>
      <w:r w:rsidR="003D00FA">
        <w:t>)</w:t>
      </w:r>
      <w:r w:rsidRPr="00334AF9">
        <w:t xml:space="preserve">. Στην </w:t>
      </w:r>
      <w:commentRangeStart w:id="231"/>
      <w:r w:rsidRPr="00334AF9">
        <w:t xml:space="preserve">παρούσα εργασία χρησιμοποιήθηκε σε όλα τα πειράματα η μέθοδος Lanczos, η οποία δίνει πιο ευκρινές αποτέλεσμα και διατηρεί καλύτερα τις λεπτές λεπτομέρειες της εικόνας σε σύγκριση με απλούστερες μεθόδους. </w:t>
      </w:r>
      <w:commentRangeEnd w:id="231"/>
      <w:r w:rsidR="003C29F8" w:rsidRPr="00334AF9">
        <w:rPr>
          <w:rStyle w:val="af1"/>
          <w:sz w:val="22"/>
          <w:szCs w:val="20"/>
        </w:rPr>
        <w:commentReference w:id="231"/>
      </w:r>
      <w:r w:rsidRPr="00334AF9">
        <w:t>Αυτό είναι σημαντικό στις εικόνες του ZooLake, όπου τα χαρακτηριστικά που ξεχωρίζουν τους οργανισμούς βρίσκονται κυρίως στα λεπτά περιγράμματα και τις εσωτερικές τους δομές.</w:t>
      </w:r>
    </w:p>
    <w:p w14:paraId="41952CEA" w14:textId="1C17F2BD" w:rsidR="00515705" w:rsidRPr="00334AF9" w:rsidRDefault="00515705" w:rsidP="00515705">
      <w:pPr>
        <w:pStyle w:val="3"/>
        <w:rPr>
          <w:bCs/>
        </w:rPr>
      </w:pPr>
      <w:bookmarkStart w:id="232" w:name="_Toc240123225"/>
      <w:r w:rsidRPr="00334AF9">
        <w:rPr>
          <w:bCs/>
        </w:rPr>
        <w:t>Επαύξηση Δεδομένων (Data augmentation)</w:t>
      </w:r>
      <w:bookmarkEnd w:id="232"/>
    </w:p>
    <w:p w14:paraId="073B8093" w14:textId="5D8FA280" w:rsidR="00515705" w:rsidRPr="00334AF9" w:rsidRDefault="00515705" w:rsidP="00515705">
      <w:r w:rsidRPr="00334AF9">
        <w:t>Για να εκπαιδευτεί το δίκτυο εφαρμόστηκε στο σύνολο εκπαίδευσης τεχνητή επαύξηση εικόνων χωρίς να αποθηκεύονται νέες εικόνες. Εφαρμόζονται κάποιοι μετασχηματισμοί στις εικόνες δυναμικά σε κάθε εποχή και έτσι μπορεί μια εικόνα να εμφανιστεί με διαφορετικούς μετασχηματισμούς, όπως μπορεί να εμφανίζεται και ένας οργανισμός πλαγκτού στο νερό. Οι μετασχηματισμοί εφαρμόστηκαν μόνο στο σύνολο εκπαίδευσης. Tα σύνολα επικύρωσης και ελέγχου παρέμειναν αμετάβλητα, ώστε η αξιολόγηση να γίνεται σε μη τροποποιημένες εικόνες. Σκοπός αυτού είναι το δίκτυο να μάθει να γενικεύει και να αποφύγει</w:t>
      </w:r>
      <w:r w:rsidR="00214254">
        <w:t xml:space="preserve"> την υπερπροσαρμογή</w:t>
      </w:r>
      <w:r w:rsidRPr="00334AF9">
        <w:t>.</w:t>
      </w:r>
    </w:p>
    <w:p w14:paraId="10C02FCB" w14:textId="77777777" w:rsidR="00515705" w:rsidRPr="00334AF9" w:rsidRDefault="00515705" w:rsidP="00515705">
      <w:r w:rsidRPr="00334AF9">
        <w:t>Οι μετασχηματισμοί που εφαρμόστηκαν ήταν:</w:t>
      </w:r>
    </w:p>
    <w:p w14:paraId="37F62E8D" w14:textId="77777777" w:rsidR="00515705" w:rsidRPr="00334AF9" w:rsidRDefault="00515705" w:rsidP="00515705">
      <w:r w:rsidRPr="00334AF9">
        <w:t>- Περιστροφή (rotation) έως 180 μοίρες</w:t>
      </w:r>
    </w:p>
    <w:p w14:paraId="7A64ACB6" w14:textId="77777777" w:rsidR="00515705" w:rsidRPr="00334AF9" w:rsidRDefault="00515705" w:rsidP="00515705">
      <w:r w:rsidRPr="00334AF9">
        <w:t>- Οριζόντιος κατοπτρισμός (horizontal flip)</w:t>
      </w:r>
    </w:p>
    <w:p w14:paraId="0342CBFD" w14:textId="77777777" w:rsidR="00515705" w:rsidRPr="00334AF9" w:rsidRDefault="00515705" w:rsidP="00515705">
      <w:r w:rsidRPr="00334AF9">
        <w:t>- Κάθετος κατοπτρισμός (vertical flip)</w:t>
      </w:r>
    </w:p>
    <w:p w14:paraId="349864C7" w14:textId="5384080D" w:rsidR="00515705" w:rsidRPr="00334AF9" w:rsidRDefault="00515705" w:rsidP="00515705">
      <w:r w:rsidRPr="00334AF9">
        <w:t xml:space="preserve">- </w:t>
      </w:r>
      <w:r w:rsidR="00E172ED">
        <w:t>Μεγέθυνση (</w:t>
      </w:r>
      <w:r w:rsidRPr="00334AF9">
        <w:t>Zoom</w:t>
      </w:r>
      <w:r w:rsidR="00E172ED">
        <w:t>)</w:t>
      </w:r>
      <w:r w:rsidRPr="00334AF9">
        <w:t xml:space="preserve"> έως 20%</w:t>
      </w:r>
    </w:p>
    <w:p w14:paraId="555F0527" w14:textId="6EDB4EC2" w:rsidR="00515705" w:rsidRPr="00334AF9" w:rsidRDefault="00515705" w:rsidP="00515705">
      <w:r w:rsidRPr="00334AF9">
        <w:t xml:space="preserve">- </w:t>
      </w:r>
      <w:r w:rsidR="00383C70">
        <w:t>Διάτμηση (</w:t>
      </w:r>
      <w:r w:rsidRPr="00334AF9">
        <w:t>Shear</w:t>
      </w:r>
      <w:r w:rsidR="00383C70">
        <w:t>)</w:t>
      </w:r>
      <w:r w:rsidRPr="00334AF9">
        <w:t xml:space="preserve"> έως 10%</w:t>
      </w:r>
    </w:p>
    <w:p w14:paraId="3955985D" w14:textId="77777777" w:rsidR="00515705" w:rsidRPr="00334AF9" w:rsidRDefault="00515705" w:rsidP="00515705">
      <w:r w:rsidRPr="00334AF9">
        <w:t>Οι οργανισμοί επιπλέουν σε τυχαίο προσανατολισμό στο νερό. Ο προσανατολισμός δεν φέρει ταξινομική πληροφορία, σε αντίθεση π.χ. με φωτογραφίες κειμένου, όπου η γωνία μετράει.</w:t>
      </w:r>
    </w:p>
    <w:p w14:paraId="0C972F6E" w14:textId="63C17C04" w:rsidR="00515705" w:rsidRPr="00334AF9" w:rsidRDefault="00515705" w:rsidP="00515705">
      <w:r w:rsidRPr="00334AF9">
        <w:t xml:space="preserve">Μία διευκρίνιση είναι ότι οι ερευνητές </w:t>
      </w:r>
      <w:r w:rsidR="004753B9">
        <w:t>[1]</w:t>
      </w:r>
      <w:r w:rsidRPr="00334AF9">
        <w:t xml:space="preserve"> αναφέρουν περιστροφές έως και 180 μοίρες, ενώ στον δημόσιο κώδικα χρησιμοποιούν 90. Στα δικά μας πειράματα χρησιμοποιήσαμε την τιμή 180.</w:t>
      </w:r>
    </w:p>
    <w:p w14:paraId="23C32B9E" w14:textId="54A8480A" w:rsidR="002A5EA4" w:rsidRPr="00334AF9" w:rsidRDefault="002A5EA4" w:rsidP="002A5EA4">
      <w:pPr>
        <w:pStyle w:val="3"/>
      </w:pPr>
      <w:bookmarkStart w:id="233" w:name="_Toc240123226"/>
      <w:r w:rsidRPr="00334AF9">
        <w:t>Κανονικοποίηση τιμών pixel ανά αρχιτεκτονική</w:t>
      </w:r>
      <w:bookmarkEnd w:id="233"/>
    </w:p>
    <w:p w14:paraId="18B607DC" w14:textId="1F9A3A50" w:rsidR="002A5EA4" w:rsidRPr="00334AF9" w:rsidRDefault="002A5EA4" w:rsidP="002A5EA4">
      <w:r w:rsidRPr="00334AF9">
        <w:t xml:space="preserve">Οι εικόνες έρχονται με τιμές pixel στο διάστημα 0-255. Τα δίκτυα, όμως, δεν απαιτούν όλα την ίδια κλίμακα εισόδου. Κάποιες αρχιτεκτονικές περιμένουν τιμές 0-255 και κανονικοποιούν εσωτερικά, ενώ άλλες περιμένουν τιμές 0-1. Καθώς οι υλοποιήσεις της </w:t>
      </w:r>
      <w:r w:rsidRPr="00334AF9">
        <w:lastRenderedPageBreak/>
        <w:t>Keras δεν είναι ομοιόμορφες ως προς αυτό, η κανονικοποίηση προσαρμόστηκε ανά αρχιτεκτονική.</w:t>
      </w:r>
    </w:p>
    <w:p w14:paraId="7C7DC004" w14:textId="71A010AD" w:rsidR="002A5EA4" w:rsidRPr="00334AF9" w:rsidRDefault="002A5EA4" w:rsidP="002A5EA4">
      <w:r w:rsidRPr="00334AF9">
        <w:t>Στα EfficientNetB2 και ConvNeXtBase οι εικόνες δόθηκαν στο δίκτυο με τιμές 0-255, καθώς η κανονικοποίηση πραγματοποιείται από ένα εσωτερικό επίπεδο των ίδιων των μοντέλων. Αντίθετα, στα MobileNetV1 και Custom CNN οι τιμές διαιρέθηκαν με το 255 ώστε να μετατραπούν στο διάστημα 0–1.</w:t>
      </w:r>
    </w:p>
    <w:p w14:paraId="10E64F86" w14:textId="34E64B94" w:rsidR="002A5EA4" w:rsidRPr="00334AF9" w:rsidRDefault="002A5EA4" w:rsidP="002A5EA4">
      <w:pPr>
        <w:pStyle w:val="2"/>
      </w:pPr>
      <w:bookmarkStart w:id="234" w:name="_Toc240123227"/>
      <w:r w:rsidRPr="00334AF9">
        <w:t>Αντιμετώπιση της ανισορροπίας</w:t>
      </w:r>
      <w:bookmarkEnd w:id="234"/>
    </w:p>
    <w:p w14:paraId="17747B43" w14:textId="3A5D72FA" w:rsidR="002A5EA4" w:rsidRPr="00334AF9" w:rsidRDefault="002A5EA4" w:rsidP="002A5EA4">
      <w:r w:rsidRPr="00334AF9">
        <w:t xml:space="preserve">Για την αντιμετώπιση της </w:t>
      </w:r>
      <w:r w:rsidR="00334AF9" w:rsidRPr="00334AF9">
        <w:t>ανισορροπίας</w:t>
      </w:r>
      <w:r w:rsidRPr="00334AF9">
        <w:t xml:space="preserve"> χρησιμοποιήθηκε </w:t>
      </w:r>
      <w:r w:rsidR="00943825">
        <w:t>μερική τυχαία υπερδειγματοληψία</w:t>
      </w:r>
      <w:r w:rsidR="007D0B0D">
        <w:t xml:space="preserve"> στις σπάνιες κλάσεις</w:t>
      </w:r>
      <w:r w:rsidR="00DB47F7">
        <w:t xml:space="preserve"> (</w:t>
      </w:r>
      <w:r w:rsidRPr="00334AF9">
        <w:t>random oversampling</w:t>
      </w:r>
      <w:r w:rsidR="00DB47F7">
        <w:t>)</w:t>
      </w:r>
      <w:r w:rsidRPr="00334AF9">
        <w:t>. Σκοπός είναι να αυξηθεί η συμμετοχή των σπάνιων κλάσεων κατά την εκπαίδευση, χωρίς να μεταβληθεί η κατανομή των συνόλων επικύρωσης και ελέγχου [8].</w:t>
      </w:r>
    </w:p>
    <w:p w14:paraId="6AA981DE" w14:textId="6AD67AC8" w:rsidR="002A5EA4" w:rsidRPr="00334AF9" w:rsidRDefault="002A5EA4" w:rsidP="002A5EA4">
      <w:r w:rsidRPr="00334AF9">
        <w:t>Στο random oversampling επιλέγονται τυχαία, με επανατοποθέτηση, υπάρχουσες εικόνες των σπάνιων κλάσεων. Η δειγματοληψία με επανατοποθέτηση σημαίνει ότι η ίδια εικόνα μπορεί να επιλεγεί περισσότερες από μία φορές</w:t>
      </w:r>
      <w:r w:rsidR="00CF622F">
        <w:t xml:space="preserve"> κατά την εκπαίδευση</w:t>
      </w:r>
      <w:r w:rsidRPr="00334AF9">
        <w:t>. Επομένως, η μέθοδος δεν δημιουργεί νέες συνθετικές εικόνες, αλλά επαναλαμβάνει υπάρχοντα δείγματα κατά την εκπαίδευση. Καθώς εφαρμόζεται παράλληλα data augmentation, μία επαναλαμβανόμενη εικόνα μπορεί να παρουσιαστεί στο μοντέλο με διαφορετικούς τυχαίους μετασχηματισμούς.</w:t>
      </w:r>
    </w:p>
    <w:p w14:paraId="03E81B43" w14:textId="77777777" w:rsidR="002A5EA4" w:rsidRPr="00334AF9" w:rsidRDefault="002A5EA4" w:rsidP="002A5EA4">
      <w:r w:rsidRPr="00334AF9">
        <w:t>Στην παρούσα εργασία επιλέχθηκε να αυξηθούν στις 100 εικόνες οι αναγνωρίσιμες κλάσεις που διέθεταν λιγότερα από 50 δείγματα στο σύνολο εκπαίδευσης. Οι κατηγορίες dirt, unknown και unknown_plankton δεν συμπεριλήφθηκαν στο oversampling, καθώς δεν αντιστοιχούν σε συγκεκριμένες ταξινομικές κατηγορίες.</w:t>
      </w:r>
    </w:p>
    <w:tbl>
      <w:tblPr>
        <w:tblStyle w:val="aa"/>
        <w:tblW w:w="0" w:type="auto"/>
        <w:jc w:val="center"/>
        <w:tblLook w:val="04A0" w:firstRow="1" w:lastRow="0" w:firstColumn="1" w:lastColumn="0" w:noHBand="0" w:noVBand="1"/>
      </w:tblPr>
      <w:tblGrid>
        <w:gridCol w:w="1870"/>
        <w:gridCol w:w="2175"/>
        <w:gridCol w:w="1890"/>
      </w:tblGrid>
      <w:tr w:rsidR="002A5EA4" w:rsidRPr="00334AF9" w14:paraId="6F974FFD" w14:textId="77777777" w:rsidTr="002A5EA4">
        <w:trPr>
          <w:jc w:val="center"/>
        </w:trPr>
        <w:tc>
          <w:tcPr>
            <w:tcW w:w="1870" w:type="dxa"/>
          </w:tcPr>
          <w:p w14:paraId="1D6D064D" w14:textId="54A54EDC" w:rsidR="002A5EA4" w:rsidRPr="00334AF9" w:rsidRDefault="000B108C" w:rsidP="00F144F2">
            <w:pPr>
              <w:tabs>
                <w:tab w:val="num" w:pos="576"/>
              </w:tabs>
              <w:rPr>
                <w:rFonts w:asciiTheme="majorHAnsi" w:hAnsiTheme="majorHAnsi"/>
                <w:szCs w:val="22"/>
              </w:rPr>
            </w:pPr>
            <w:r w:rsidRPr="00334AF9">
              <w:rPr>
                <w:rFonts w:asciiTheme="majorHAnsi" w:eastAsiaTheme="minorHAnsi" w:hAnsiTheme="majorHAnsi" w:cstheme="minorBidi"/>
                <w:kern w:val="2"/>
                <w:szCs w:val="22"/>
                <w14:ligatures w14:val="standardContextual"/>
              </w:rPr>
              <w:t>C</w:t>
            </w:r>
            <w:r w:rsidR="002A5EA4" w:rsidRPr="00334AF9">
              <w:rPr>
                <w:rFonts w:asciiTheme="majorHAnsi" w:eastAsiaTheme="minorHAnsi" w:hAnsiTheme="majorHAnsi" w:cstheme="minorBidi"/>
                <w:kern w:val="2"/>
                <w:szCs w:val="22"/>
                <w14:ligatures w14:val="standardContextual"/>
              </w:rPr>
              <w:t>lass</w:t>
            </w:r>
          </w:p>
        </w:tc>
        <w:tc>
          <w:tcPr>
            <w:tcW w:w="2175" w:type="dxa"/>
          </w:tcPr>
          <w:p w14:paraId="7A978658"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 xml:space="preserve">Before oversampling </w:t>
            </w:r>
          </w:p>
        </w:tc>
        <w:tc>
          <w:tcPr>
            <w:tcW w:w="1890" w:type="dxa"/>
          </w:tcPr>
          <w:p w14:paraId="2209DE06"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After oversampling</w:t>
            </w:r>
          </w:p>
        </w:tc>
      </w:tr>
      <w:tr w:rsidR="002A5EA4" w:rsidRPr="00334AF9" w14:paraId="4363454C" w14:textId="77777777" w:rsidTr="002A5EA4">
        <w:trPr>
          <w:jc w:val="center"/>
        </w:trPr>
        <w:tc>
          <w:tcPr>
            <w:tcW w:w="1870" w:type="dxa"/>
          </w:tcPr>
          <w:p w14:paraId="1AE48583" w14:textId="79D09A09" w:rsidR="002A5EA4" w:rsidRPr="00334AF9" w:rsidRDefault="000B108C" w:rsidP="00F144F2">
            <w:pPr>
              <w:tabs>
                <w:tab w:val="num" w:pos="576"/>
              </w:tabs>
              <w:rPr>
                <w:rFonts w:asciiTheme="majorHAnsi" w:hAnsiTheme="majorHAnsi"/>
                <w:szCs w:val="22"/>
              </w:rPr>
            </w:pPr>
            <w:r w:rsidRPr="00334AF9">
              <w:rPr>
                <w:rFonts w:asciiTheme="majorHAnsi" w:hAnsiTheme="majorHAnsi"/>
                <w:szCs w:val="22"/>
              </w:rPr>
              <w:t>C</w:t>
            </w:r>
            <w:r w:rsidR="002A5EA4" w:rsidRPr="00334AF9">
              <w:rPr>
                <w:rFonts w:asciiTheme="majorHAnsi" w:hAnsiTheme="majorHAnsi"/>
                <w:szCs w:val="22"/>
              </w:rPr>
              <w:t>haoborus</w:t>
            </w:r>
          </w:p>
        </w:tc>
        <w:tc>
          <w:tcPr>
            <w:tcW w:w="2175" w:type="dxa"/>
          </w:tcPr>
          <w:p w14:paraId="4BE2BBF2"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7</w:t>
            </w:r>
          </w:p>
        </w:tc>
        <w:tc>
          <w:tcPr>
            <w:tcW w:w="1890" w:type="dxa"/>
          </w:tcPr>
          <w:p w14:paraId="54510615"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72633D01" w14:textId="77777777" w:rsidTr="002A5EA4">
        <w:trPr>
          <w:jc w:val="center"/>
        </w:trPr>
        <w:tc>
          <w:tcPr>
            <w:tcW w:w="1870" w:type="dxa"/>
          </w:tcPr>
          <w:p w14:paraId="52663D24"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diatom_chain</w:t>
            </w:r>
          </w:p>
        </w:tc>
        <w:tc>
          <w:tcPr>
            <w:tcW w:w="2175" w:type="dxa"/>
          </w:tcPr>
          <w:p w14:paraId="37446153"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12</w:t>
            </w:r>
          </w:p>
        </w:tc>
        <w:tc>
          <w:tcPr>
            <w:tcW w:w="1890" w:type="dxa"/>
          </w:tcPr>
          <w:p w14:paraId="55567F6C"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17E510C1" w14:textId="77777777" w:rsidTr="002A5EA4">
        <w:trPr>
          <w:jc w:val="center"/>
        </w:trPr>
        <w:tc>
          <w:tcPr>
            <w:tcW w:w="1870" w:type="dxa"/>
          </w:tcPr>
          <w:p w14:paraId="64284958" w14:textId="1B936377" w:rsidR="002A5EA4" w:rsidRPr="00334AF9" w:rsidRDefault="000B108C" w:rsidP="00F144F2">
            <w:pPr>
              <w:tabs>
                <w:tab w:val="num" w:pos="576"/>
              </w:tabs>
              <w:rPr>
                <w:rFonts w:asciiTheme="majorHAnsi" w:hAnsiTheme="majorHAnsi"/>
                <w:szCs w:val="22"/>
              </w:rPr>
            </w:pPr>
            <w:r w:rsidRPr="00334AF9">
              <w:rPr>
                <w:rFonts w:asciiTheme="majorHAnsi" w:hAnsiTheme="majorHAnsi"/>
                <w:szCs w:val="22"/>
              </w:rPr>
              <w:t>H</w:t>
            </w:r>
            <w:r w:rsidR="002A5EA4" w:rsidRPr="00334AF9">
              <w:rPr>
                <w:rFonts w:asciiTheme="majorHAnsi" w:hAnsiTheme="majorHAnsi"/>
                <w:szCs w:val="22"/>
              </w:rPr>
              <w:t>ydra</w:t>
            </w:r>
          </w:p>
        </w:tc>
        <w:tc>
          <w:tcPr>
            <w:tcW w:w="2175" w:type="dxa"/>
          </w:tcPr>
          <w:p w14:paraId="7892AA14"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15</w:t>
            </w:r>
          </w:p>
        </w:tc>
        <w:tc>
          <w:tcPr>
            <w:tcW w:w="1890" w:type="dxa"/>
          </w:tcPr>
          <w:p w14:paraId="2D93BDCC"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3A79116C" w14:textId="77777777" w:rsidTr="002A5EA4">
        <w:trPr>
          <w:jc w:val="center"/>
        </w:trPr>
        <w:tc>
          <w:tcPr>
            <w:tcW w:w="1870" w:type="dxa"/>
          </w:tcPr>
          <w:p w14:paraId="49C08731"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copepod_skins</w:t>
            </w:r>
          </w:p>
        </w:tc>
        <w:tc>
          <w:tcPr>
            <w:tcW w:w="2175" w:type="dxa"/>
          </w:tcPr>
          <w:p w14:paraId="7A0F3CC9"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24</w:t>
            </w:r>
          </w:p>
        </w:tc>
        <w:tc>
          <w:tcPr>
            <w:tcW w:w="1890" w:type="dxa"/>
          </w:tcPr>
          <w:p w14:paraId="359BF0FE"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1FF2B493" w14:textId="77777777" w:rsidTr="002A5EA4">
        <w:trPr>
          <w:jc w:val="center"/>
        </w:trPr>
        <w:tc>
          <w:tcPr>
            <w:tcW w:w="1870" w:type="dxa"/>
          </w:tcPr>
          <w:p w14:paraId="519E2B35"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daphnia_skins</w:t>
            </w:r>
          </w:p>
        </w:tc>
        <w:tc>
          <w:tcPr>
            <w:tcW w:w="2175" w:type="dxa"/>
          </w:tcPr>
          <w:p w14:paraId="3BEC7B54"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39</w:t>
            </w:r>
          </w:p>
        </w:tc>
        <w:tc>
          <w:tcPr>
            <w:tcW w:w="1890" w:type="dxa"/>
          </w:tcPr>
          <w:p w14:paraId="7A440EA4" w14:textId="77777777" w:rsidR="002A5EA4" w:rsidRPr="00334AF9" w:rsidRDefault="002A5EA4" w:rsidP="002A5EA4">
            <w:pPr>
              <w:keepNext/>
              <w:tabs>
                <w:tab w:val="num" w:pos="576"/>
              </w:tabs>
              <w:rPr>
                <w:rFonts w:asciiTheme="majorHAnsi" w:hAnsiTheme="majorHAnsi"/>
                <w:szCs w:val="22"/>
              </w:rPr>
            </w:pPr>
            <w:r w:rsidRPr="00334AF9">
              <w:rPr>
                <w:rFonts w:asciiTheme="majorHAnsi" w:hAnsiTheme="majorHAnsi"/>
                <w:szCs w:val="22"/>
              </w:rPr>
              <w:t>100</w:t>
            </w:r>
          </w:p>
        </w:tc>
      </w:tr>
    </w:tbl>
    <w:p w14:paraId="73F4C270" w14:textId="30A8881A" w:rsidR="002A5EA4" w:rsidRPr="00334AF9" w:rsidRDefault="002A5EA4" w:rsidP="002A5EA4">
      <w:pPr>
        <w:pStyle w:val="ac"/>
        <w:jc w:val="center"/>
      </w:pPr>
      <w:r w:rsidRPr="00334AF9">
        <w:t xml:space="preserve">Πίνακας </w:t>
      </w:r>
      <w:r w:rsidR="000E5B75">
        <w:fldChar w:fldCharType="begin"/>
      </w:r>
      <w:r w:rsidR="000E5B75">
        <w:instrText xml:space="preserve"> SEQ Πίνακας \* ARABIC </w:instrText>
      </w:r>
      <w:r w:rsidR="000E5B75">
        <w:fldChar w:fldCharType="separate"/>
      </w:r>
      <w:ins w:id="235" w:author="Petros Kontos" w:date="2026-09-17T15:24:00Z" w16du:dateUtc="2026-09-17T12:24:00Z">
        <w:r w:rsidR="00EF2CC8">
          <w:rPr>
            <w:noProof/>
          </w:rPr>
          <w:t>3</w:t>
        </w:r>
      </w:ins>
      <w:r w:rsidR="000E5B75">
        <w:rPr>
          <w:noProof/>
        </w:rPr>
        <w:fldChar w:fldCharType="end"/>
      </w:r>
      <w:r w:rsidRPr="00334AF9">
        <w:t xml:space="preserve">: </w:t>
      </w:r>
      <w:r w:rsidR="00943825" w:rsidRPr="00943825">
        <w:t>Αριθμός εικόνων ανά κλάση πριν</w:t>
      </w:r>
      <w:r w:rsidRPr="00334AF9">
        <w:t xml:space="preserve"> και μετά το </w:t>
      </w:r>
      <w:r w:rsidR="00DE4424" w:rsidRPr="00334AF9">
        <w:t>oversampling</w:t>
      </w:r>
    </w:p>
    <w:p w14:paraId="1F82747C" w14:textId="0FD42FA3" w:rsidR="002A5EA4" w:rsidRPr="00334AF9" w:rsidRDefault="002A5EA4" w:rsidP="002A5EA4">
      <w:r w:rsidRPr="00334AF9">
        <w:t xml:space="preserve">Το oversampling χρησιμοποιήθηκε μόνο στο σύνολο εκπαίδευσης, το οποίο αυξήθηκε από 12.558 σε 12.961 εικόνες. Τα σύνολα επικύρωσης και αξιολόγησης παρέμειναν αμετάβλητα, ώστε η αξιολόγηση να πραγματοποιείται πάνω στην αρχική κατανομή των </w:t>
      </w:r>
      <w:r w:rsidRPr="00334AF9">
        <w:lastRenderedPageBreak/>
        <w:t>δεδομένων και τα αποτελέσματα να παραμένουν συγκρίσιμα. Έγινε σύγκριση του Custom CNN με και χωρίς oversampling, καθώς και του EfficientNetB2 με BN-locked fine-tuning.</w:t>
      </w:r>
    </w:p>
    <w:p w14:paraId="23794A6C" w14:textId="422DF58B" w:rsidR="008B2B8B" w:rsidRPr="00334AF9" w:rsidRDefault="008B2B8B" w:rsidP="008B2B8B">
      <w:pPr>
        <w:pStyle w:val="2"/>
      </w:pPr>
      <w:bookmarkStart w:id="236" w:name="_Toc240123228"/>
      <w:r w:rsidRPr="00334AF9">
        <w:t>Αρχιτεκτονικές</w:t>
      </w:r>
      <w:bookmarkEnd w:id="236"/>
    </w:p>
    <w:p w14:paraId="00877949" w14:textId="29CD4743" w:rsidR="008B2B8B" w:rsidRPr="00334AF9" w:rsidRDefault="008B2B8B" w:rsidP="008B2B8B">
      <w:r w:rsidRPr="00334AF9">
        <w:t>Ο πειραματικός σχεδιασμός βασίζεται στις αρχιτεκτονικές EfficientNetB2</w:t>
      </w:r>
      <w:r w:rsidR="001C2EC7">
        <w:t>[9]</w:t>
      </w:r>
      <w:r w:rsidRPr="00334AF9">
        <w:t xml:space="preserve"> και MobileNetV1</w:t>
      </w:r>
      <w:r w:rsidR="001C2EC7">
        <w:t>[10]</w:t>
      </w:r>
      <w:r w:rsidRPr="00334AF9">
        <w:t>. Η επιλογή τους συνδέεται με το συμπέρασμα του [1], σύμφωνα με το οποίο τα δύο αυτά μοντέλα προσφέρουν την ευνοϊκότερη ισορροπία μεταξύ επίδοσης και μεγέθους μοντέλου. Επιπλέον εκπαιδεύτηκε ένα προσαρμοσμένο συνελικτικό δίκτυο ως απλό, ανεξάρτητο σημείο αναφοράς, καθώς και το ConvNeXtBase ως σύγχρονη επέκταση της αρχικής μελέτης.</w:t>
      </w:r>
    </w:p>
    <w:p w14:paraId="2B4949AD" w14:textId="64A607D4" w:rsidR="00294B53" w:rsidRPr="00334AF9" w:rsidRDefault="00294B53" w:rsidP="00294B53">
      <w:pPr>
        <w:pStyle w:val="3"/>
      </w:pPr>
      <w:bookmarkStart w:id="237" w:name="_Toc240123229"/>
      <w:r w:rsidRPr="00334AF9">
        <w:t xml:space="preserve">Απλό </w:t>
      </w:r>
      <w:r w:rsidR="00DE4424" w:rsidRPr="00334AF9">
        <w:t>Συνελικτικό</w:t>
      </w:r>
      <w:r w:rsidRPr="00334AF9">
        <w:t xml:space="preserve"> Νευρωνικό Δίκτυο (Custom CNN)</w:t>
      </w:r>
      <w:bookmarkEnd w:id="237"/>
      <w:r w:rsidRPr="00334AF9">
        <w:t xml:space="preserve"> </w:t>
      </w:r>
    </w:p>
    <w:p w14:paraId="0EAAD7CE" w14:textId="70B1DA16" w:rsidR="00C76E02" w:rsidRDefault="00C76E02" w:rsidP="00C76E02">
      <w:pPr>
        <w:rPr>
          <w:ins w:id="238" w:author="Petros Kontos" w:date="2026-09-17T17:17:00Z" w16du:dateUtc="2026-09-17T14:17:00Z"/>
        </w:rPr>
      </w:pPr>
      <w:r w:rsidRPr="00334AF9">
        <w:t xml:space="preserve">Σχεδιάστηκε ένα απλό συνελικτικό δίκτυο, το οποίο εκπαιδεύτηκε από την αρχή χωρίς pretrained βάρη. Ο ρόλος του είναι να αποτελέσει </w:t>
      </w:r>
      <w:r w:rsidR="00D30E5C">
        <w:t>μία βάση</w:t>
      </w:r>
      <w:r w:rsidRPr="00334AF9">
        <w:t xml:space="preserve"> χωρίς</w:t>
      </w:r>
      <w:r w:rsidR="00D30E5C">
        <w:t xml:space="preserve"> μεταφορά μάθησης</w:t>
      </w:r>
      <w:r w:rsidRPr="00334AF9">
        <w:t>, ώστε να μελετήσουμε πόσο προσφέρει το transfer learning στην απόδοση.</w:t>
      </w:r>
    </w:p>
    <w:p w14:paraId="6B42A521" w14:textId="77777777" w:rsidR="00F77A76" w:rsidRDefault="00F77A76" w:rsidP="00F77A76">
      <w:pPr>
        <w:keepNext/>
        <w:rPr>
          <w:ins w:id="239" w:author="Petros Kontos" w:date="2026-09-17T17:18:00Z" w16du:dateUtc="2026-09-17T14:18:00Z"/>
        </w:rPr>
        <w:pPrChange w:id="240" w:author="Petros Kontos" w:date="2026-09-17T17:18:00Z" w16du:dateUtc="2026-09-17T14:18:00Z">
          <w:pPr/>
        </w:pPrChange>
      </w:pPr>
      <w:ins w:id="241" w:author="Petros Kontos" w:date="2026-09-17T17:18:00Z" w16du:dateUtc="2026-09-17T14:18:00Z">
        <w:r>
          <w:rPr>
            <w:noProof/>
            <w:lang w:val="en-US"/>
          </w:rPr>
          <w:drawing>
            <wp:inline distT="0" distB="0" distL="0" distR="0" wp14:anchorId="371037F3" wp14:editId="4CE8CAD5">
              <wp:extent cx="5861499" cy="1162050"/>
              <wp:effectExtent l="0" t="0" r="6350" b="0"/>
              <wp:docPr id="2015332396" name="Γραφικό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32396" name="Γραφικό 2015332396"/>
                      <pic:cNvPicPr/>
                    </pic:nvPicPr>
                    <pic:blipFill rotWithShape="1">
                      <a:blip r:embed="rId23">
                        <a:extLst>
                          <a:ext uri="{96DAC541-7B7A-43D3-8B79-37D633B846F1}">
                            <asvg:svgBlip xmlns:asvg="http://schemas.microsoft.com/office/drawing/2016/SVG/main" r:embed="rId24"/>
                          </a:ext>
                        </a:extLst>
                      </a:blip>
                      <a:srcRect b="31886"/>
                      <a:stretch>
                        <a:fillRect/>
                      </a:stretch>
                    </pic:blipFill>
                    <pic:spPr bwMode="auto">
                      <a:xfrm>
                        <a:off x="0" y="0"/>
                        <a:ext cx="5872456" cy="1164222"/>
                      </a:xfrm>
                      <a:prstGeom prst="rect">
                        <a:avLst/>
                      </a:prstGeom>
                      <a:ln>
                        <a:noFill/>
                      </a:ln>
                      <a:extLst>
                        <a:ext uri="{53640926-AAD7-44D8-BBD7-CCE9431645EC}">
                          <a14:shadowObscured xmlns:a14="http://schemas.microsoft.com/office/drawing/2010/main"/>
                        </a:ext>
                      </a:extLst>
                    </pic:spPr>
                  </pic:pic>
                </a:graphicData>
              </a:graphic>
            </wp:inline>
          </w:drawing>
        </w:r>
      </w:ins>
    </w:p>
    <w:p w14:paraId="60F32A6C" w14:textId="2E98E91D" w:rsidR="00F77A76" w:rsidRPr="00F77A76" w:rsidRDefault="00F77A76" w:rsidP="00F77A76">
      <w:pPr>
        <w:pStyle w:val="ac"/>
        <w:jc w:val="center"/>
        <w:pPrChange w:id="242" w:author="Petros Kontos" w:date="2026-09-17T17:18:00Z" w16du:dateUtc="2026-09-17T14:18:00Z">
          <w:pPr/>
        </w:pPrChange>
      </w:pPr>
      <w:ins w:id="243" w:author="Petros Kontos" w:date="2026-09-17T17:18:00Z" w16du:dateUtc="2026-09-17T14:18:00Z">
        <w:r>
          <w:t xml:space="preserve">Σχήμα </w:t>
        </w:r>
        <w:r>
          <w:fldChar w:fldCharType="begin"/>
        </w:r>
        <w:r>
          <w:instrText xml:space="preserve"> SEQ Σχήμα \* ARABIC </w:instrText>
        </w:r>
      </w:ins>
      <w:r>
        <w:fldChar w:fldCharType="separate"/>
      </w:r>
      <w:ins w:id="244" w:author="Petros Kontos" w:date="2026-09-17T18:28:00Z" w16du:dateUtc="2026-09-17T15:28:00Z">
        <w:r w:rsidR="00157B21">
          <w:rPr>
            <w:noProof/>
          </w:rPr>
          <w:t>5</w:t>
        </w:r>
      </w:ins>
      <w:ins w:id="245" w:author="Petros Kontos" w:date="2026-09-17T17:18:00Z" w16du:dateUtc="2026-09-17T14:18:00Z">
        <w:r>
          <w:fldChar w:fldCharType="end"/>
        </w:r>
        <w:r>
          <w:rPr>
            <w:lang w:val="en-US"/>
          </w:rPr>
          <w:t xml:space="preserve">: </w:t>
        </w:r>
        <w:r>
          <w:t xml:space="preserve">Αρχιτεκτονική του απλού συνελικτικού δικτύου. </w:t>
        </w:r>
      </w:ins>
    </w:p>
    <w:p w14:paraId="4B25AE5C" w14:textId="38CD7616" w:rsidR="00C76E02" w:rsidRPr="00CC6B99" w:rsidRDefault="00F77A76" w:rsidP="00C76E02">
      <w:pPr>
        <w:rPr>
          <w:lang w:val="en-US"/>
          <w:rPrChange w:id="246" w:author="Petros Kontos" w:date="2026-09-16T16:55:00Z" w16du:dateUtc="2026-09-16T13:55:00Z">
            <w:rPr/>
          </w:rPrChange>
        </w:rPr>
      </w:pPr>
      <w:r>
        <w:t>Όπως φαίνεται στο Σχήμα 5, τ</w:t>
      </w:r>
      <w:r w:rsidR="00C76E02" w:rsidRPr="00334AF9">
        <w:t xml:space="preserve">ο </w:t>
      </w:r>
      <w:commentRangeStart w:id="247"/>
      <w:r w:rsidR="00C76E02" w:rsidRPr="00334AF9">
        <w:t xml:space="preserve">δίκτυο αποτελείται από τέσσερα συνελικτικά blocks με 32, 64, 128 και 128 φίλτρα </w:t>
      </w:r>
      <w:commentRangeEnd w:id="247"/>
      <w:r w:rsidR="003C29F8" w:rsidRPr="00334AF9">
        <w:rPr>
          <w:rStyle w:val="af1"/>
          <w:sz w:val="22"/>
          <w:szCs w:val="20"/>
        </w:rPr>
        <w:commentReference w:id="247"/>
      </w:r>
      <w:r w:rsidR="00C76E02" w:rsidRPr="00334AF9">
        <w:t xml:space="preserve">αντίστοιχα. </w:t>
      </w:r>
      <w:ins w:id="248" w:author="Petros Kontos" w:date="2026-09-17T17:19:00Z" w16du:dateUtc="2026-09-17T14:19:00Z">
        <w:r>
          <w:br/>
        </w:r>
      </w:ins>
      <w:r w:rsidR="00C76E02" w:rsidRPr="00334AF9">
        <w:t xml:space="preserve">Κάθε block περιλαμβάνει μια συνέλιξη (convolution) με </w:t>
      </w:r>
      <w:r w:rsidR="00B052BB" w:rsidRPr="008F6840">
        <w:br/>
      </w:r>
      <w:r w:rsidR="00C76E02" w:rsidRPr="00334AF9">
        <w:t>πυρήνα</w:t>
      </w:r>
      <w:r w:rsidR="00B052BB" w:rsidRPr="008F6840">
        <w:t xml:space="preserve"> </w:t>
      </w:r>
      <w:r w:rsidR="002D6D4A">
        <w:t>(</w:t>
      </w:r>
      <w:r w:rsidR="002D6D4A">
        <w:rPr>
          <w:lang w:val="en-US"/>
        </w:rPr>
        <w:t>kernel</w:t>
      </w:r>
      <w:r w:rsidR="002D6D4A" w:rsidRPr="008F6840">
        <w:t>)</w:t>
      </w:r>
      <w:r w:rsidR="00C76E02" w:rsidRPr="00334AF9">
        <w:t xml:space="preserve"> 3×3 και padding τύπου same, δηλαδή με συμπλήρωση της εικόνας στα άκρα ώστε η έξοδος να διατηρεί το ίδιο μέγεθος με την είσοδο. Ακολουθούν ένα batch normalization layer, το οποίο σταθεροποιεί την εκπαίδευση κανονικοποιώντας τις τιμές, η συνάρτηση ενεργοποίησης ReLU, που εισάγει μη γραμμικότητα κρατώντας μόνο τις θετικές τιμές, και ένα MaxPooling layer, που υποδιπλασιάζει τις διαστάσεις κρατώντας τη μέγιστη τιμή κάθε περιοχής.</w:t>
      </w:r>
      <w:ins w:id="249" w:author="Petros Kontos" w:date="2026-09-16T16:55:00Z" w16du:dateUtc="2026-09-16T13:55:00Z">
        <w:r w:rsidR="00CC6B99">
          <w:rPr>
            <w:lang w:val="en-US"/>
          </w:rPr>
          <w:t xml:space="preserve"> </w:t>
        </w:r>
      </w:ins>
    </w:p>
    <w:p w14:paraId="25A7B7A0" w14:textId="668D38A9" w:rsidR="002C0125" w:rsidRPr="00F77A76" w:rsidRDefault="00C76E02" w:rsidP="006303E4">
      <w:r w:rsidRPr="00334AF9">
        <w:t>Μετά το τελευταίο block, ένα GlobalAveragePooling layer μετατρέπει κάθε χάρτη χαρακτηριστικών</w:t>
      </w:r>
      <w:ins w:id="250" w:author="Petros Kontos" w:date="2026-09-17T16:23:00Z" w16du:dateUtc="2026-09-17T13:23:00Z">
        <w:r w:rsidR="005B4083">
          <w:t xml:space="preserve"> </w:t>
        </w:r>
      </w:ins>
      <w:r w:rsidRPr="00334AF9">
        <w:t xml:space="preserve">(feature map) σε έναν αριθμό, παίρνοντας τον μέσο όρο του. Ακολουθεί ένα πλήρως συνδεδεμένο επίπεδο (Dense) 128 νευρώνων με ενεργοποίηση ReLU, ένα Dropout 0.5 που μηδενίζει τυχαία τους μισούς νευρώνες κατά την εκπαίδευση </w:t>
      </w:r>
      <w:r w:rsidRPr="00334AF9">
        <w:lastRenderedPageBreak/>
        <w:t>και τέλος ένα Dense επίπεδο 35 εξόδων με softmax, η οποία παράγει την κατανομή πιθανότητας στις 35 κλάσεις.</w:t>
      </w:r>
      <w:ins w:id="251" w:author="Petros Kontos" w:date="2026-09-17T17:14:00Z" w16du:dateUtc="2026-09-17T14:14:00Z">
        <w:r w:rsidR="00F932EA" w:rsidRPr="00F932EA">
          <w:rPr>
            <w:noProof/>
            <w:lang w:val="en-US"/>
          </w:rPr>
          <w:t xml:space="preserve"> </w:t>
        </w:r>
      </w:ins>
    </w:p>
    <w:p w14:paraId="1E37A929" w14:textId="7408CBA5" w:rsidR="00C76E02" w:rsidRPr="00334AF9" w:rsidRDefault="00C76E02" w:rsidP="00C76E02">
      <w:pPr>
        <w:pStyle w:val="3"/>
      </w:pPr>
      <w:bookmarkStart w:id="252" w:name="_Toc240123230"/>
      <w:r w:rsidRPr="00334AF9">
        <w:t>EfficientNetB2 και MobileNetV1</w:t>
      </w:r>
      <w:bookmarkEnd w:id="252"/>
    </w:p>
    <w:p w14:paraId="4DD6D369" w14:textId="77777777" w:rsidR="00C76E02" w:rsidRPr="00334AF9" w:rsidRDefault="00C76E02" w:rsidP="00C76E02">
      <w:r w:rsidRPr="00334AF9">
        <w:t>Στην παρούσα εργασία χρησιμοποιήθηκαν οι αρχιτεκτονικές EfficientNetB2 [9] και MobileNetV1 [10]. Οι δύο αυτές αρχιτεκτονικές επιλέχθηκαν διότι, σύμφωνα με τους ερευνητές, προσφέρουν την ευνοϊκότερη ισορροπία μεταξύ επίδοσης και μεγέθους μοντέλου.</w:t>
      </w:r>
    </w:p>
    <w:p w14:paraId="45793005" w14:textId="27880A53" w:rsidR="00C76E02" w:rsidRPr="00334AF9" w:rsidRDefault="00C76E02" w:rsidP="00C76E02">
      <w:r w:rsidRPr="00334AF9">
        <w:t xml:space="preserve">Εφαρμόστηκε αρχικά </w:t>
      </w:r>
      <w:r w:rsidR="002C0125" w:rsidRPr="00334AF9">
        <w:t>μεταφορά μάθησης</w:t>
      </w:r>
      <w:r w:rsidR="002C0125" w:rsidRPr="00334AF9">
        <w:t xml:space="preserve"> </w:t>
      </w:r>
      <w:r w:rsidRPr="00334AF9">
        <w:t>(</w:t>
      </w:r>
      <w:r w:rsidR="002C0125" w:rsidRPr="00334AF9">
        <w:t>transfer learning</w:t>
      </w:r>
      <w:r w:rsidRPr="00334AF9">
        <w:t xml:space="preserve">). Αυτό σημαίνει ότι τα μοντέλα φορτώθηκαν με βάρη </w:t>
      </w:r>
      <w:r w:rsidR="00334AF9" w:rsidRPr="00334AF9">
        <w:t>προ εκπαιδευμένα</w:t>
      </w:r>
      <w:r w:rsidRPr="00334AF9">
        <w:t xml:space="preserve"> στο ImageNet [7], ενώ αφαιρέθηκε </w:t>
      </w:r>
      <w:r w:rsidR="002C0125">
        <w:t>η</w:t>
      </w:r>
      <w:r w:rsidRPr="00334AF9">
        <w:t xml:space="preserve"> αρχικ</w:t>
      </w:r>
      <w:r w:rsidR="002C0125">
        <w:t>ή</w:t>
      </w:r>
      <w:r w:rsidRPr="00334AF9">
        <w:t xml:space="preserve"> </w:t>
      </w:r>
      <w:r w:rsidR="002C0125">
        <w:t>κεφαλή ταξινόμησης</w:t>
      </w:r>
      <w:r w:rsidR="00F61E2A">
        <w:t xml:space="preserve">. </w:t>
      </w:r>
      <w:r w:rsidRPr="00334AF9">
        <w:t xml:space="preserve">Το επίπεδο αυτό ήταν εκπαιδευμένο να ταξινομεί 1000 κατηγορίες αντικειμένων (σκύλοι, αυτοκίνητα κ.λπ.), ενώ στη δική μας περίπτωση θέλουμε να </w:t>
      </w:r>
      <w:r w:rsidR="00DE4424" w:rsidRPr="00334AF9">
        <w:t>ταξινομηθούν</w:t>
      </w:r>
      <w:r w:rsidRPr="00334AF9">
        <w:t xml:space="preserve"> οι 35 κλάσεις του ZooLake. Αφαιρώντας μόνο </w:t>
      </w:r>
      <w:r w:rsidR="002C0125">
        <w:t>την κεφαλή ταξινόμησης</w:t>
      </w:r>
      <w:r w:rsidRPr="00334AF9">
        <w:t xml:space="preserve"> και κρατώντας τον κορμό του δικτύου, διατηρούμε τη γενική οπτική πληροφορία που έμαθε το δίκτυο από το ImageNet και προσαρμόζουμε μόνο το τμήμα που αφορά την τελική ταξινόμηση.</w:t>
      </w:r>
    </w:p>
    <w:p w14:paraId="55341797" w14:textId="25286297" w:rsidR="00C76E02" w:rsidRDefault="00C76E02" w:rsidP="00C76E02">
      <w:pPr>
        <w:rPr>
          <w:lang w:val="en-US"/>
        </w:rPr>
      </w:pPr>
      <w:r w:rsidRPr="00334AF9">
        <w:t xml:space="preserve">Για τον λόγο αυτό </w:t>
      </w:r>
      <w:commentRangeStart w:id="253"/>
      <w:r w:rsidRPr="00334AF9">
        <w:t xml:space="preserve">προστέθηκε </w:t>
      </w:r>
      <w:r w:rsidR="00466CBD">
        <w:t>νέα κεφαλή ταξινόμησης</w:t>
      </w:r>
      <w:r w:rsidRPr="00334AF9">
        <w:t xml:space="preserve">, </w:t>
      </w:r>
      <w:r w:rsidR="00466CBD">
        <w:t xml:space="preserve">η οποία </w:t>
      </w:r>
      <w:r w:rsidRPr="00334AF9">
        <w:t>αντιγράφει τη δομή του κώδικα των ερευνητών: GlobalAveragePooling → Dropout → BatchNorm → Dense (ReLU) → Dropout → BatchNorm → Dense 35 (softmax</w:t>
      </w:r>
      <w:commentRangeEnd w:id="253"/>
      <w:r w:rsidR="00F77A76" w:rsidRPr="00334AF9">
        <w:rPr>
          <w:rStyle w:val="af1"/>
          <w:sz w:val="22"/>
          <w:szCs w:val="20"/>
        </w:rPr>
        <w:commentReference w:id="253"/>
      </w:r>
      <w:r w:rsidRPr="00334AF9">
        <w:t>).</w:t>
      </w:r>
    </w:p>
    <w:p w14:paraId="21B5A080" w14:textId="77777777" w:rsidR="00F176FF" w:rsidRDefault="00F176FF" w:rsidP="00F176FF">
      <w:pPr>
        <w:keepNext/>
        <w:rPr>
          <w:ins w:id="254" w:author="Petros Kontos" w:date="2026-09-17T18:14:00Z" w16du:dateUtc="2026-09-17T15:14:00Z"/>
        </w:rPr>
        <w:pPrChange w:id="255" w:author="Petros Kontos" w:date="2026-09-17T18:14:00Z" w16du:dateUtc="2026-09-17T15:14:00Z">
          <w:pPr/>
        </w:pPrChange>
      </w:pPr>
      <w:r>
        <w:rPr>
          <w:noProof/>
          <w:lang w:val="en-US"/>
        </w:rPr>
        <w:drawing>
          <wp:inline distT="0" distB="0" distL="0" distR="0" wp14:anchorId="67B2F1AD" wp14:editId="046D7DBB">
            <wp:extent cx="5274945" cy="779780"/>
            <wp:effectExtent l="0" t="0" r="1905" b="1270"/>
            <wp:docPr id="1454515782" name="Γραφικό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15782" name="Γραφικό 1454515782"/>
                    <pic:cNvPicPr/>
                  </pic:nvPicPr>
                  <pic:blipFill>
                    <a:blip r:embed="rId25">
                      <a:extLst>
                        <a:ext uri="{96DAC541-7B7A-43D3-8B79-37D633B846F1}">
                          <asvg:svgBlip xmlns:asvg="http://schemas.microsoft.com/office/drawing/2016/SVG/main" r:embed="rId26"/>
                        </a:ext>
                      </a:extLst>
                    </a:blip>
                    <a:stretch>
                      <a:fillRect/>
                    </a:stretch>
                  </pic:blipFill>
                  <pic:spPr>
                    <a:xfrm>
                      <a:off x="0" y="0"/>
                      <a:ext cx="5274945" cy="779780"/>
                    </a:xfrm>
                    <a:prstGeom prst="rect">
                      <a:avLst/>
                    </a:prstGeom>
                  </pic:spPr>
                </pic:pic>
              </a:graphicData>
            </a:graphic>
          </wp:inline>
        </w:drawing>
      </w:r>
    </w:p>
    <w:p w14:paraId="79C9501F" w14:textId="51712EC2" w:rsidR="00F176FF" w:rsidRPr="00F176FF" w:rsidRDefault="00F176FF" w:rsidP="00F176FF">
      <w:pPr>
        <w:pStyle w:val="ac"/>
        <w:jc w:val="center"/>
        <w:rPr>
          <w:noProof/>
          <w:lang w:val="en-US"/>
          <w:rPrChange w:id="256" w:author="Petros Kontos" w:date="2026-09-17T18:14:00Z" w16du:dateUtc="2026-09-17T15:14:00Z">
            <w:rPr/>
          </w:rPrChange>
        </w:rPr>
        <w:pPrChange w:id="257" w:author="Petros Kontos" w:date="2026-09-17T18:15:00Z" w16du:dateUtc="2026-09-17T15:15:00Z">
          <w:pPr/>
        </w:pPrChange>
      </w:pPr>
      <w:ins w:id="258" w:author="Petros Kontos" w:date="2026-09-17T18:14:00Z" w16du:dateUtc="2026-09-17T15:14:00Z">
        <w:r>
          <w:t xml:space="preserve">Σχήμα </w:t>
        </w:r>
        <w:r>
          <w:fldChar w:fldCharType="begin"/>
        </w:r>
        <w:r>
          <w:instrText xml:space="preserve"> SEQ Σχήμα \* ARABIC </w:instrText>
        </w:r>
      </w:ins>
      <w:r>
        <w:fldChar w:fldCharType="separate"/>
      </w:r>
      <w:ins w:id="259" w:author="Petros Kontos" w:date="2026-09-17T18:28:00Z" w16du:dateUtc="2026-09-17T15:28:00Z">
        <w:r w:rsidR="00157B21">
          <w:rPr>
            <w:noProof/>
          </w:rPr>
          <w:t>6</w:t>
        </w:r>
      </w:ins>
      <w:ins w:id="260" w:author="Petros Kontos" w:date="2026-09-17T18:14:00Z" w16du:dateUtc="2026-09-17T15:14:00Z">
        <w:r>
          <w:fldChar w:fldCharType="end"/>
        </w:r>
        <w:r>
          <w:rPr>
            <w:lang w:val="en-US"/>
          </w:rPr>
          <w:t xml:space="preserve">: </w:t>
        </w:r>
        <w:r>
          <w:t xml:space="preserve">Κεφαλή ταξινόμησης για τα μοντέλα </w:t>
        </w:r>
        <w:r>
          <w:rPr>
            <w:lang w:val="en-US"/>
          </w:rPr>
          <w:t xml:space="preserve">EfficientNetB2 </w:t>
        </w:r>
        <w:r>
          <w:t xml:space="preserve">και </w:t>
        </w:r>
        <w:r>
          <w:rPr>
            <w:lang w:val="en-US"/>
          </w:rPr>
          <w:t>MobileNetV1</w:t>
        </w:r>
      </w:ins>
    </w:p>
    <w:p w14:paraId="1ED8D5D0" w14:textId="6B34706A" w:rsidR="00C76E02" w:rsidRPr="00334AF9" w:rsidRDefault="00C76E02" w:rsidP="00C76E02">
      <w:r w:rsidRPr="00334AF9">
        <w:t>Οι υπερπαράμετροι της κεφαλής διαφέρουν ανά μοντέλο</w:t>
      </w:r>
      <w:r w:rsidR="00240DC0">
        <w:t xml:space="preserve"> και </w:t>
      </w:r>
      <w:r w:rsidR="000B108C">
        <w:t>χρησιμοποιήθηκαν οι ίδιες τιμές με</w:t>
      </w:r>
      <w:r w:rsidRPr="00334AF9">
        <w:t xml:space="preserve"> τον κώδικα των ερευνητών, οι οποίοι τις είχαν επιλέξει έπειτα από </w:t>
      </w:r>
      <w:commentRangeStart w:id="261"/>
      <w:r w:rsidRPr="00334AF9">
        <w:t xml:space="preserve">Bayesian optimization. </w:t>
      </w:r>
      <w:commentRangeEnd w:id="261"/>
      <w:r w:rsidR="00F176FF" w:rsidRPr="00334AF9">
        <w:rPr>
          <w:rStyle w:val="af1"/>
          <w:sz w:val="22"/>
          <w:szCs w:val="20"/>
        </w:rPr>
        <w:commentReference w:id="261"/>
      </w:r>
      <w:r w:rsidRPr="00334AF9">
        <w:t>Συγκεκριμένα, για το EfficientNetB2 το Dense επίπεδο έχει 450 νευρώνες με τιμές dropout 0.1 και 0.7, ενώ για το MobileNetV1 έχει 950 νευρώνες με τιμές dropout 0.2 και 0.1.</w:t>
      </w:r>
    </w:p>
    <w:p w14:paraId="38D440F6" w14:textId="2C5F3A26" w:rsidR="00C76E02" w:rsidRPr="00334AF9" w:rsidRDefault="00C76E02" w:rsidP="00C76E02">
      <w:pPr>
        <w:pStyle w:val="3"/>
      </w:pPr>
      <w:bookmarkStart w:id="262" w:name="_Toc240123231"/>
      <w:r w:rsidRPr="00334AF9">
        <w:t>ConvNeXtBase</w:t>
      </w:r>
      <w:bookmarkEnd w:id="262"/>
    </w:p>
    <w:p w14:paraId="22DB92CD" w14:textId="77777777" w:rsidR="00C76E02" w:rsidRPr="00334AF9" w:rsidRDefault="00C76E02" w:rsidP="00C76E02">
      <w:r w:rsidRPr="00334AF9">
        <w:t>Το ConvNeXtBase χρησιμοποιήθηκε ως μία σύγχρονη συνελικτική αρχιτεκτονική [11]. Εξετάστηκε ως συμπληρωματικό μοντέλο σύγκρισης, καθώς βασίζεται σε Layer Normalization και δεν περιλαμβάνει Batch Normalization.</w:t>
      </w:r>
    </w:p>
    <w:p w14:paraId="5C9B7F17" w14:textId="3466A723" w:rsidR="00C76E02" w:rsidRPr="00334AF9" w:rsidRDefault="00C76E02" w:rsidP="00C76E02">
      <w:r w:rsidRPr="00334AF9">
        <w:lastRenderedPageBreak/>
        <w:t xml:space="preserve">Το LayerNormalization κανονικοποιεί κάθε δείγμα χωριστά, με βάση μόνο τα δικά του χαρακτηριστικά, σε αντίθεση με το BatchNormalization που υπολογίζει στατιστικά πάνω σε ολόκληρο το batch και διατηρεί κινούμενα στατιστικά (running statistics). Καθώς το LayerNormalization δεν διατηρεί τέτοια στατιστικά, η διάκριση μεταξύ full unfreeze και BN-locked </w:t>
      </w:r>
      <w:r w:rsidRPr="00157B21">
        <w:rPr>
          <w:rPrChange w:id="263" w:author="Petros Kontos" w:date="2026-09-17T18:29:00Z" w16du:dateUtc="2026-09-17T15:29:00Z">
            <w:rPr>
              <w:highlight w:val="yellow"/>
            </w:rPr>
          </w:rPrChange>
        </w:rPr>
        <w:t>fine-tuning</w:t>
      </w:r>
      <w:r w:rsidRPr="00334AF9">
        <w:t xml:space="preserve"> δεν έχει εφαρμογή στο ConvNeXtBase, το οποίο εκπαιδεύτηκε μόνο </w:t>
      </w:r>
      <w:r w:rsidR="00157B21">
        <w:t>ξεπαγώνοντας όλο το δίκτυο.</w:t>
      </w:r>
      <w:del w:id="264" w:author="Petros Kontos" w:date="2026-09-17T18:30:00Z" w16du:dateUtc="2026-09-17T15:30:00Z">
        <w:r w:rsidRPr="00334AF9" w:rsidDel="00157B21">
          <w:delText>.</w:delText>
        </w:r>
      </w:del>
    </w:p>
    <w:p w14:paraId="54676D2C" w14:textId="2055087F" w:rsidR="00C76E02" w:rsidRDefault="002C0125" w:rsidP="00C76E02">
      <w:pPr>
        <w:rPr>
          <w:ins w:id="265" w:author="Petros Kontos" w:date="2026-09-17T18:24:00Z" w16du:dateUtc="2026-09-17T15:24:00Z"/>
        </w:rPr>
      </w:pPr>
      <w:r>
        <w:t>Η κεφαλή ταξινόμησης</w:t>
      </w:r>
      <w:r w:rsidR="00C76E02" w:rsidRPr="008F6840">
        <w:rPr>
          <w:lang w:val="en-GB"/>
        </w:rPr>
        <w:t xml:space="preserve"> </w:t>
      </w:r>
      <w:r w:rsidR="00C76E02" w:rsidRPr="00334AF9">
        <w:t>που</w:t>
      </w:r>
      <w:r w:rsidR="00C76E02" w:rsidRPr="008F6840">
        <w:rPr>
          <w:lang w:val="en-GB"/>
        </w:rPr>
        <w:t xml:space="preserve"> </w:t>
      </w:r>
      <w:r w:rsidR="00334AF9" w:rsidRPr="00334AF9">
        <w:t>χρησιμοποιήθηκε</w:t>
      </w:r>
      <w:r w:rsidR="00C76E02" w:rsidRPr="008F6840">
        <w:rPr>
          <w:lang w:val="en-GB"/>
        </w:rPr>
        <w:t xml:space="preserve"> </w:t>
      </w:r>
      <w:r w:rsidR="00C76E02" w:rsidRPr="00334AF9">
        <w:t>ήταν</w:t>
      </w:r>
      <w:r w:rsidR="00C76E02" w:rsidRPr="008F6840">
        <w:rPr>
          <w:lang w:val="en-GB"/>
        </w:rPr>
        <w:t xml:space="preserve"> : </w:t>
      </w:r>
      <w:commentRangeStart w:id="266"/>
      <w:r w:rsidR="00C76E02" w:rsidRPr="008F6840">
        <w:rPr>
          <w:lang w:val="en-GB"/>
        </w:rPr>
        <w:t>GlobalAveragePooling → LayerNormalization → Dropout 0.4 → Dense 512 (GELU) → Dropout 0.3 → Dense 35 (softmax).</w:t>
      </w:r>
      <w:commentRangeEnd w:id="266"/>
      <w:r w:rsidR="00F176FF">
        <w:rPr>
          <w:rStyle w:val="af1"/>
          <w:sz w:val="22"/>
          <w:szCs w:val="20"/>
        </w:rPr>
        <w:commentReference w:id="266"/>
      </w:r>
      <w:ins w:id="267" w:author="Petros Kontos" w:date="2026-09-17T18:24:00Z" w16du:dateUtc="2026-09-17T15:24:00Z">
        <w:r w:rsidR="00157B21">
          <w:t xml:space="preserve"> </w:t>
        </w:r>
      </w:ins>
    </w:p>
    <w:p w14:paraId="3F1FEB29" w14:textId="77777777" w:rsidR="00157B21" w:rsidRDefault="00157B21" w:rsidP="00157B21">
      <w:pPr>
        <w:keepNext/>
        <w:rPr>
          <w:ins w:id="268" w:author="Petros Kontos" w:date="2026-09-17T18:28:00Z" w16du:dateUtc="2026-09-17T15:28:00Z"/>
        </w:rPr>
        <w:pPrChange w:id="269" w:author="Petros Kontos" w:date="2026-09-17T18:28:00Z" w16du:dateUtc="2026-09-17T15:28:00Z">
          <w:pPr/>
        </w:pPrChange>
      </w:pPr>
      <w:r>
        <w:rPr>
          <w:noProof/>
          <w:lang w:val="en-US"/>
        </w:rPr>
        <w:drawing>
          <wp:inline distT="0" distB="0" distL="0" distR="0" wp14:anchorId="749D3EE8" wp14:editId="46C09591">
            <wp:extent cx="5274945" cy="588645"/>
            <wp:effectExtent l="0" t="0" r="1905" b="0"/>
            <wp:docPr id="736009644" name="Γραφικό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09644" name="Γραφικό 736009644"/>
                    <pic:cNvPicPr/>
                  </pic:nvPicPr>
                  <pic:blipFill>
                    <a:blip r:embed="rId27">
                      <a:extLst>
                        <a:ext uri="{96DAC541-7B7A-43D3-8B79-37D633B846F1}">
                          <asvg:svgBlip xmlns:asvg="http://schemas.microsoft.com/office/drawing/2016/SVG/main" r:embed="rId28"/>
                        </a:ext>
                      </a:extLst>
                    </a:blip>
                    <a:stretch>
                      <a:fillRect/>
                    </a:stretch>
                  </pic:blipFill>
                  <pic:spPr>
                    <a:xfrm>
                      <a:off x="0" y="0"/>
                      <a:ext cx="5274945" cy="588645"/>
                    </a:xfrm>
                    <a:prstGeom prst="rect">
                      <a:avLst/>
                    </a:prstGeom>
                  </pic:spPr>
                </pic:pic>
              </a:graphicData>
            </a:graphic>
          </wp:inline>
        </w:drawing>
      </w:r>
    </w:p>
    <w:p w14:paraId="06BA66FF" w14:textId="3E2B9968" w:rsidR="00157B21" w:rsidRPr="00157B21" w:rsidDel="00157B21" w:rsidRDefault="00157B21" w:rsidP="00157B21">
      <w:pPr>
        <w:pStyle w:val="ac"/>
        <w:jc w:val="center"/>
        <w:rPr>
          <w:del w:id="270" w:author="Petros Kontos" w:date="2026-09-17T18:30:00Z" w16du:dateUtc="2026-09-17T15:30:00Z"/>
          <w:rPrChange w:id="271" w:author="Petros Kontos" w:date="2026-09-17T18:30:00Z" w16du:dateUtc="2026-09-17T15:30:00Z">
            <w:rPr>
              <w:del w:id="272" w:author="Petros Kontos" w:date="2026-09-17T18:30:00Z" w16du:dateUtc="2026-09-17T15:30:00Z"/>
              <w:lang w:val="en-GB"/>
            </w:rPr>
          </w:rPrChange>
        </w:rPr>
        <w:pPrChange w:id="273" w:author="Petros Kontos" w:date="2026-09-17T18:30:00Z" w16du:dateUtc="2026-09-17T15:30:00Z">
          <w:pPr/>
        </w:pPrChange>
      </w:pPr>
      <w:ins w:id="274" w:author="Petros Kontos" w:date="2026-09-17T18:28:00Z" w16du:dateUtc="2026-09-17T15:28:00Z">
        <w:r>
          <w:t xml:space="preserve">Σχήμα </w:t>
        </w:r>
        <w:r>
          <w:fldChar w:fldCharType="begin"/>
        </w:r>
        <w:r>
          <w:instrText xml:space="preserve"> SEQ Σχήμα \* ARABIC </w:instrText>
        </w:r>
      </w:ins>
      <w:r>
        <w:fldChar w:fldCharType="separate"/>
      </w:r>
      <w:ins w:id="275" w:author="Petros Kontos" w:date="2026-09-17T18:28:00Z" w16du:dateUtc="2026-09-17T15:28:00Z">
        <w:r>
          <w:rPr>
            <w:noProof/>
          </w:rPr>
          <w:t>7</w:t>
        </w:r>
        <w:r>
          <w:fldChar w:fldCharType="end"/>
        </w:r>
        <w:r>
          <w:rPr>
            <w:lang w:val="en-US"/>
          </w:rPr>
          <w:t xml:space="preserve">: </w:t>
        </w:r>
        <w:r>
          <w:t>Κεφαλή</w:t>
        </w:r>
      </w:ins>
      <w:ins w:id="276" w:author="Petros Kontos" w:date="2026-09-17T18:29:00Z" w16du:dateUtc="2026-09-17T15:29:00Z">
        <w:r>
          <w:t xml:space="preserve"> ταξινόμησης για την αρχιτεκτονική </w:t>
        </w:r>
        <w:r>
          <w:rPr>
            <w:lang w:val="en-US"/>
          </w:rPr>
          <w:t>ConvNeXtBase</w:t>
        </w:r>
      </w:ins>
    </w:p>
    <w:p w14:paraId="3E0BDCEF" w14:textId="35BDED11" w:rsidR="00C76E02" w:rsidRPr="00334AF9" w:rsidRDefault="00C76E02" w:rsidP="00C76E02">
      <w:r w:rsidRPr="00334AF9">
        <w:t>Η GELU είναι μια συνάρτηση ενεργοποίησης παρόμοια με τη ReLU</w:t>
      </w:r>
      <w:r w:rsidR="00466CBD">
        <w:t xml:space="preserve"> </w:t>
      </w:r>
      <w:r w:rsidRPr="00334AF9">
        <w:t>και αποτελεί την τυπική ενεργοποίηση της οικογένειας ConvNeXt.</w:t>
      </w:r>
    </w:p>
    <w:p w14:paraId="7BE1BB58" w14:textId="7B3874BF" w:rsidR="009F7194" w:rsidRDefault="009F7194" w:rsidP="009F7194">
      <w:pPr>
        <w:pStyle w:val="2"/>
      </w:pPr>
      <w:bookmarkStart w:id="277" w:name="_Toc240123232"/>
      <w:r w:rsidRPr="00334AF9">
        <w:t>Στρατηγικές εκπαίδευσης</w:t>
      </w:r>
      <w:bookmarkEnd w:id="277"/>
    </w:p>
    <w:p w14:paraId="53183261" w14:textId="639186FB" w:rsidR="00556C1F" w:rsidRPr="00556C1F" w:rsidRDefault="00556C1F" w:rsidP="00556C1F">
      <w:r w:rsidRPr="00556C1F">
        <w:t>Οι στρατηγικές που παρουσιάζονται στις επόμενες ενότητες αφορούν τα μοντέλα στα οποία εφαρμόστηκε μεταφορά μάθησης (transfer learning). Το Custom CNN εκπαιδεύτηκε από την αρχή, με τυχαία αρχικοποίηση των βαρών, και χρησιμοποιήθηκε ως ξεχωριστό μοντέλο αναφοράς, όπως περιγράφεται στην Ενότητα 3.5.1.</w:t>
      </w:r>
    </w:p>
    <w:p w14:paraId="29AC373D" w14:textId="2D0B6B59" w:rsidR="009F7194" w:rsidRPr="00334AF9" w:rsidRDefault="009F7194" w:rsidP="009F7194">
      <w:pPr>
        <w:pStyle w:val="3"/>
      </w:pPr>
      <w:bookmarkStart w:id="278" w:name="_Toc240123233"/>
      <w:r w:rsidRPr="00334AF9">
        <w:t>Παγωμένο</w:t>
      </w:r>
      <w:r w:rsidR="00E7393B">
        <w:t>ς</w:t>
      </w:r>
      <w:r w:rsidRPr="00334AF9">
        <w:t xml:space="preserve"> </w:t>
      </w:r>
      <w:r w:rsidR="00E7393B">
        <w:t>κορμός (</w:t>
      </w:r>
      <w:r w:rsidR="00E7393B">
        <w:rPr>
          <w:lang w:val="en-US"/>
        </w:rPr>
        <w:t>Frozen Backbone)</w:t>
      </w:r>
      <w:bookmarkEnd w:id="278"/>
    </w:p>
    <w:p w14:paraId="1A74DA33" w14:textId="11A5E1A4" w:rsidR="009F7194" w:rsidRPr="00334AF9" w:rsidRDefault="009F7194" w:rsidP="009F7194">
      <w:r w:rsidRPr="00334AF9">
        <w:t xml:space="preserve">Ο κορμός του δικτύου (backbone) μένει παγωμένος και εκπαιδεύεται μόνο η κεφαλή που προστέθηκε. Ο λόγος είναι ότι θέλουμε να εκπαιδευτεί μόνο η καινούρια κεφαλή πάνω στις εικόνες του ZooLake. Επιλέγεται ρυθμός μάθησης </w:t>
      </w:r>
      <m:oMath>
        <m:sSup>
          <m:sSupPr>
            <m:ctrlPr>
              <w:rPr>
                <w:rFonts w:ascii="Cambria Math" w:hAnsi="Cambria Math"/>
                <w:i/>
              </w:rPr>
            </m:ctrlPr>
          </m:sSupPr>
          <m:e>
            <m:r>
              <w:rPr>
                <w:rFonts w:ascii="Cambria Math" w:hAnsi="Cambria Math"/>
              </w:rPr>
              <m:t>10</m:t>
            </m:r>
          </m:e>
          <m:sup>
            <m:r>
              <w:rPr>
                <w:rFonts w:ascii="Cambria Math" w:hAnsi="Cambria Math"/>
              </w:rPr>
              <m:t>-4</m:t>
            </m:r>
          </m:sup>
        </m:sSup>
      </m:oMath>
      <w:commentRangeStart w:id="279"/>
      <w:r w:rsidRPr="00334AF9">
        <w:t xml:space="preserve">. </w:t>
      </w:r>
      <w:commentRangeEnd w:id="279"/>
      <w:r w:rsidR="00F176FF" w:rsidRPr="00334AF9">
        <w:rPr>
          <w:rStyle w:val="af1"/>
          <w:sz w:val="22"/>
          <w:szCs w:val="20"/>
        </w:rPr>
        <w:commentReference w:id="279"/>
      </w:r>
      <w:r w:rsidRPr="00334AF9">
        <w:t>Το στάδιο αυτό εκτελείται πρώτο, και το αποτέλεσμά του αποθηκεύεται ως αφετηρία για τις δύο επόμενες στρατηγικές.</w:t>
      </w:r>
    </w:p>
    <w:p w14:paraId="11E85A31" w14:textId="32932EB8" w:rsidR="009F7194" w:rsidRPr="00334AF9" w:rsidRDefault="000E6688" w:rsidP="009F7194">
      <w:pPr>
        <w:pStyle w:val="3"/>
      </w:pPr>
      <w:bookmarkStart w:id="280" w:name="_Toc240123234"/>
      <w:r>
        <w:t>Πλήρης Αποδέσμευση (</w:t>
      </w:r>
      <w:r w:rsidR="009F7194" w:rsidRPr="00334AF9">
        <w:t>Full unfreeze</w:t>
      </w:r>
      <w:r>
        <w:t>)</w:t>
      </w:r>
      <w:bookmarkEnd w:id="280"/>
    </w:p>
    <w:p w14:paraId="06152B7A" w14:textId="4D7C00D4" w:rsidR="009F7194" w:rsidRPr="00334AF9" w:rsidRDefault="009F7194" w:rsidP="009F7194">
      <w:r w:rsidRPr="00334AF9">
        <w:t xml:space="preserve">Το δίκτυο ξεπαγώνει και όλα τα </w:t>
      </w:r>
      <w:r w:rsidR="00466CBD">
        <w:t xml:space="preserve">επίπεδα </w:t>
      </w:r>
      <w:r w:rsidRPr="00334AF9">
        <w:t xml:space="preserve">γίνονται εκπαιδεύσιμα, συμπεριλαμβανομένων των batch normalization </w:t>
      </w:r>
      <w:r w:rsidR="00466CBD">
        <w:t>επιπέδων</w:t>
      </w:r>
      <w:r w:rsidRPr="00334AF9">
        <w:t xml:space="preserve">, με πολύ χαμηλό ρυθμό μάθησης ίσο με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Pr="00334AF9">
        <w:t xml:space="preserve">, </w:t>
      </w:r>
      <w:r w:rsidR="003B7080">
        <w:t>όπως αναφέρουν οι ερευνητές</w:t>
      </w:r>
      <w:r w:rsidRPr="00334AF9">
        <w:t xml:space="preserve"> στ</w:t>
      </w:r>
      <w:r w:rsidR="003B7080">
        <w:t xml:space="preserve">η </w:t>
      </w:r>
      <w:r w:rsidRPr="00334AF9">
        <w:t xml:space="preserve"> </w:t>
      </w:r>
      <w:r w:rsidR="003B7080">
        <w:t>μελέτη τους</w:t>
      </w:r>
      <w:r w:rsidRPr="00334AF9">
        <w:t>. Η επίδραση της ενημέρωσης των Batch Normalization layers και των κινούμενων στατιστικών τους στην τελική απόδοση εξετάζεται πειραματικά στο Κεφάλαιο 4.</w:t>
      </w:r>
    </w:p>
    <w:p w14:paraId="327DFA83" w14:textId="3DD66AE5" w:rsidR="009F7194" w:rsidRPr="00334AF9" w:rsidRDefault="009F7194" w:rsidP="009F7194">
      <w:pPr>
        <w:pStyle w:val="3"/>
      </w:pPr>
      <w:bookmarkStart w:id="281" w:name="_Toc240123235"/>
      <w:r w:rsidRPr="00334AF9">
        <w:lastRenderedPageBreak/>
        <w:t>BatchNormalization-locked fine-tuning</w:t>
      </w:r>
      <w:bookmarkEnd w:id="281"/>
    </w:p>
    <w:p w14:paraId="15BEB00C" w14:textId="583CDE26" w:rsidR="00273D4A" w:rsidRDefault="00DD4BE6" w:rsidP="00DD4BE6">
      <w:r w:rsidRPr="00334AF9">
        <w:t xml:space="preserve">Ως λύση δοκιμάστηκε εκπαίδευση με τρόπο τέτοιο ώστε να ξεπαγώσει όλο το δίκτυο εκτός από τα batch normalization </w:t>
      </w:r>
      <w:r w:rsidR="00466CBD">
        <w:t>επίπεδα</w:t>
      </w:r>
      <w:r w:rsidRPr="00334AF9">
        <w:t xml:space="preserve">. Όλες οι υπόλοιπες παράμετροι, συμπεριλαμβανομένου του ρυθμού μάθησης, παραμένουν ίδιες με τη στρατηγική της πλήρους αποδέσμευσης (full unfreeze), και ξεκινούν από το ίδιο checkpoint με αυτήν. </w:t>
      </w:r>
      <w:r w:rsidR="00273D4A" w:rsidRPr="00273D4A">
        <w:t>Η βασική ελεγχόμενη διαφορά μεταξύ των δύο στρατηγικών ήταν η μεταχείριση των επιπέδων Batch Normalization.</w:t>
      </w:r>
    </w:p>
    <w:p w14:paraId="2C03BF0C" w14:textId="277E6560" w:rsidR="009E2A80" w:rsidRPr="00C52644" w:rsidRDefault="00DD4BE6" w:rsidP="00DD4BE6">
      <w:pPr>
        <w:rPr>
          <w:lang w:val="en-US"/>
        </w:rPr>
      </w:pPr>
      <w:r w:rsidRPr="00334AF9">
        <w:t>Σύμφωνα με τον επίσημο οδηγό της Keras [4], όταν ένα επίπεδο Batch Normalization παραμένει εκπαιδεύσιμο κατά το fine-tuning, ενημερώνει τόσο τις παραμέτρους κλίμακας και μετατόπισης όσο και τα κινούμενα στατιστικά του μέσου όρου και της διακύμανσης. Επομένως, ακόμη και με πολύ χαμηλό ρυθμό μάθησης, τα στατιστικά αυτά μπορούν να μεταβληθούν με βάση τα νέα δεδομένα. Το κλείδωμα των επιπέδων Batch Normalization επιτρέπει την προσαρμογή των υπόλοιπων βαρών, χωρίς να μεταβάλλονται τα αποθηκευμένα στατιστικά τους.</w:t>
      </w:r>
      <w:r w:rsidR="000418E3">
        <w:t xml:space="preserve"> Στον παρακάτω Πίνακα </w:t>
      </w:r>
      <w:r w:rsidR="00466CBD">
        <w:t>4</w:t>
      </w:r>
      <w:r w:rsidR="000418E3">
        <w:t xml:space="preserve"> αναγράφονται οι στρατηγικές εκπαίδευσης</w:t>
      </w:r>
      <w:r w:rsidR="00466CBD">
        <w:t>, ποια ήταν τα αρχικά βάρη, ποια επίπεδα ήταν εκπαιδεύσιμα, τον ρυθμό μάθησης που επιλέχθηκε, τις μέγιστες εποχές εκπαίδευσης καθώς και το μέγιστο αριθμό εποχών κατά τον οποίο, αν δεν υπάρχει βελτίωση στο λάθος επικύρωσης, τότε η εκπαίδευση διακόπτεται</w:t>
      </w:r>
      <w:r w:rsidR="00C52644">
        <w:rPr>
          <w:lang w:val="en-US"/>
        </w:rPr>
        <w:t xml:space="preserve"> (patience)</w:t>
      </w:r>
      <w:r w:rsidR="00466CBD">
        <w:t>.</w:t>
      </w:r>
    </w:p>
    <w:tbl>
      <w:tblPr>
        <w:tblStyle w:val="aa"/>
        <w:tblW w:w="0" w:type="auto"/>
        <w:jc w:val="center"/>
        <w:tblLook w:val="04A0" w:firstRow="1" w:lastRow="0" w:firstColumn="1" w:lastColumn="0" w:noHBand="0" w:noVBand="1"/>
      </w:tblPr>
      <w:tblGrid>
        <w:gridCol w:w="1321"/>
        <w:gridCol w:w="1538"/>
        <w:gridCol w:w="1547"/>
        <w:gridCol w:w="1056"/>
        <w:gridCol w:w="1091"/>
        <w:gridCol w:w="1744"/>
      </w:tblGrid>
      <w:tr w:rsidR="009E2A80" w:rsidRPr="00334AF9" w14:paraId="5D734F42" w14:textId="77777777" w:rsidTr="0078036B">
        <w:trPr>
          <w:jc w:val="center"/>
        </w:trPr>
        <w:tc>
          <w:tcPr>
            <w:tcW w:w="1558" w:type="dxa"/>
          </w:tcPr>
          <w:p w14:paraId="339F4CE1" w14:textId="77777777" w:rsidR="009E2A80" w:rsidRPr="00334AF9" w:rsidRDefault="009E2A80" w:rsidP="00F144F2">
            <w:pPr>
              <w:rPr>
                <w:rFonts w:asciiTheme="majorHAnsi" w:hAnsiTheme="majorHAnsi"/>
                <w:szCs w:val="22"/>
              </w:rPr>
            </w:pPr>
            <w:r w:rsidRPr="00334AF9">
              <w:rPr>
                <w:rFonts w:asciiTheme="majorHAnsi" w:hAnsiTheme="majorHAnsi"/>
                <w:szCs w:val="22"/>
              </w:rPr>
              <w:t>Στρατηγική</w:t>
            </w:r>
          </w:p>
        </w:tc>
        <w:tc>
          <w:tcPr>
            <w:tcW w:w="1558" w:type="dxa"/>
          </w:tcPr>
          <w:p w14:paraId="01552198" w14:textId="77777777" w:rsidR="009E2A80" w:rsidRPr="00334AF9" w:rsidRDefault="009E2A80" w:rsidP="00F144F2">
            <w:pPr>
              <w:rPr>
                <w:rFonts w:asciiTheme="majorHAnsi" w:hAnsiTheme="majorHAnsi"/>
                <w:szCs w:val="22"/>
              </w:rPr>
            </w:pPr>
            <w:r w:rsidRPr="00334AF9">
              <w:rPr>
                <w:rFonts w:asciiTheme="majorHAnsi" w:hAnsiTheme="majorHAnsi"/>
                <w:szCs w:val="22"/>
              </w:rPr>
              <w:t>Αρχικά βάρη</w:t>
            </w:r>
          </w:p>
        </w:tc>
        <w:tc>
          <w:tcPr>
            <w:tcW w:w="1558" w:type="dxa"/>
          </w:tcPr>
          <w:p w14:paraId="39F66D21" w14:textId="77777777" w:rsidR="009E2A80" w:rsidRPr="00334AF9" w:rsidRDefault="009E2A80" w:rsidP="00F144F2">
            <w:pPr>
              <w:rPr>
                <w:rFonts w:asciiTheme="majorHAnsi" w:hAnsiTheme="majorHAnsi"/>
                <w:szCs w:val="22"/>
              </w:rPr>
            </w:pPr>
            <w:r w:rsidRPr="00334AF9">
              <w:rPr>
                <w:rFonts w:asciiTheme="majorHAnsi" w:hAnsiTheme="majorHAnsi"/>
                <w:szCs w:val="22"/>
              </w:rPr>
              <w:t>Εκπαιδεύσιμα layers</w:t>
            </w:r>
          </w:p>
        </w:tc>
        <w:tc>
          <w:tcPr>
            <w:tcW w:w="1558" w:type="dxa"/>
          </w:tcPr>
          <w:p w14:paraId="3DC56B93" w14:textId="77777777" w:rsidR="009E2A80" w:rsidRPr="00334AF9" w:rsidRDefault="009E2A80" w:rsidP="00F144F2">
            <w:pPr>
              <w:rPr>
                <w:rFonts w:asciiTheme="majorHAnsi" w:hAnsiTheme="majorHAnsi"/>
                <w:szCs w:val="22"/>
              </w:rPr>
            </w:pPr>
            <w:r w:rsidRPr="00334AF9">
              <w:rPr>
                <w:rFonts w:asciiTheme="majorHAnsi" w:hAnsiTheme="majorHAnsi"/>
                <w:szCs w:val="22"/>
              </w:rPr>
              <w:t>Learning rate</w:t>
            </w:r>
          </w:p>
        </w:tc>
        <w:tc>
          <w:tcPr>
            <w:tcW w:w="1559" w:type="dxa"/>
          </w:tcPr>
          <w:p w14:paraId="59BCAA83" w14:textId="77777777" w:rsidR="009E2A80" w:rsidRPr="00334AF9" w:rsidRDefault="009E2A80" w:rsidP="00F144F2">
            <w:pPr>
              <w:rPr>
                <w:rFonts w:asciiTheme="majorHAnsi" w:hAnsiTheme="majorHAnsi"/>
                <w:szCs w:val="22"/>
              </w:rPr>
            </w:pPr>
            <w:r w:rsidRPr="00334AF9">
              <w:rPr>
                <w:rFonts w:asciiTheme="majorHAnsi" w:hAnsiTheme="majorHAnsi"/>
                <w:szCs w:val="22"/>
              </w:rPr>
              <w:t>Μέγιστες εποχές</w:t>
            </w:r>
          </w:p>
        </w:tc>
        <w:tc>
          <w:tcPr>
            <w:tcW w:w="1559" w:type="dxa"/>
          </w:tcPr>
          <w:p w14:paraId="35E641B3" w14:textId="77777777" w:rsidR="009E2A80" w:rsidRPr="00334AF9" w:rsidRDefault="009E2A80" w:rsidP="00F144F2">
            <w:pPr>
              <w:rPr>
                <w:rFonts w:asciiTheme="majorHAnsi" w:hAnsiTheme="majorHAnsi"/>
                <w:szCs w:val="22"/>
              </w:rPr>
            </w:pPr>
            <w:commentRangeStart w:id="282"/>
            <w:r w:rsidRPr="00334AF9">
              <w:rPr>
                <w:rFonts w:asciiTheme="majorHAnsi" w:hAnsiTheme="majorHAnsi"/>
                <w:szCs w:val="22"/>
              </w:rPr>
              <w:t>Patience</w:t>
            </w:r>
            <w:commentRangeEnd w:id="282"/>
            <w:r w:rsidR="00F176FF" w:rsidRPr="00334AF9">
              <w:rPr>
                <w:rStyle w:val="af1"/>
                <w:rFonts w:asciiTheme="majorHAnsi" w:hAnsiTheme="majorHAnsi"/>
                <w:sz w:val="22"/>
                <w:szCs w:val="22"/>
              </w:rPr>
              <w:commentReference w:id="282"/>
            </w:r>
          </w:p>
        </w:tc>
      </w:tr>
      <w:tr w:rsidR="009E2A80" w:rsidRPr="00334AF9" w14:paraId="1FDFCB1F" w14:textId="77777777" w:rsidTr="0078036B">
        <w:trPr>
          <w:jc w:val="center"/>
        </w:trPr>
        <w:tc>
          <w:tcPr>
            <w:tcW w:w="1558" w:type="dxa"/>
          </w:tcPr>
          <w:p w14:paraId="2BB49203" w14:textId="77777777" w:rsidR="009E2A80" w:rsidRPr="00334AF9" w:rsidRDefault="009E2A80" w:rsidP="00F144F2">
            <w:pPr>
              <w:rPr>
                <w:rFonts w:asciiTheme="majorHAnsi" w:hAnsiTheme="majorHAnsi"/>
                <w:szCs w:val="22"/>
              </w:rPr>
            </w:pPr>
            <w:r w:rsidRPr="00334AF9">
              <w:rPr>
                <w:rFonts w:asciiTheme="majorHAnsi" w:hAnsiTheme="majorHAnsi"/>
                <w:szCs w:val="22"/>
              </w:rPr>
              <w:t>From scratch</w:t>
            </w:r>
          </w:p>
        </w:tc>
        <w:tc>
          <w:tcPr>
            <w:tcW w:w="1558" w:type="dxa"/>
          </w:tcPr>
          <w:p w14:paraId="49523A4E" w14:textId="77777777" w:rsidR="009E2A80" w:rsidRPr="00334AF9" w:rsidRDefault="009E2A80" w:rsidP="00F144F2">
            <w:pPr>
              <w:rPr>
                <w:rFonts w:asciiTheme="majorHAnsi" w:hAnsiTheme="majorHAnsi"/>
                <w:szCs w:val="22"/>
              </w:rPr>
            </w:pPr>
            <w:r w:rsidRPr="00334AF9">
              <w:rPr>
                <w:rFonts w:asciiTheme="majorHAnsi" w:hAnsiTheme="majorHAnsi"/>
                <w:szCs w:val="22"/>
              </w:rPr>
              <w:t>Τυχαία αρχικοποίηση</w:t>
            </w:r>
          </w:p>
        </w:tc>
        <w:tc>
          <w:tcPr>
            <w:tcW w:w="1558" w:type="dxa"/>
          </w:tcPr>
          <w:p w14:paraId="7293AB88" w14:textId="77777777" w:rsidR="009E2A80" w:rsidRPr="00334AF9" w:rsidRDefault="009E2A80" w:rsidP="00F144F2">
            <w:pPr>
              <w:rPr>
                <w:rFonts w:asciiTheme="majorHAnsi" w:hAnsiTheme="majorHAnsi"/>
                <w:szCs w:val="22"/>
              </w:rPr>
            </w:pPr>
            <w:r w:rsidRPr="00334AF9">
              <w:rPr>
                <w:rFonts w:asciiTheme="majorHAnsi" w:hAnsiTheme="majorHAnsi"/>
                <w:szCs w:val="22"/>
              </w:rPr>
              <w:t>Όλα</w:t>
            </w:r>
          </w:p>
        </w:tc>
        <w:tc>
          <w:tcPr>
            <w:tcW w:w="1558" w:type="dxa"/>
          </w:tcPr>
          <w:p w14:paraId="26288182"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-4</m:t>
                    </m:r>
                  </m:sup>
                </m:sSup>
              </m:oMath>
            </m:oMathPara>
          </w:p>
        </w:tc>
        <w:tc>
          <w:tcPr>
            <w:tcW w:w="1559" w:type="dxa"/>
          </w:tcPr>
          <w:p w14:paraId="7AFD30DD" w14:textId="77777777" w:rsidR="009E2A80" w:rsidRPr="00334AF9" w:rsidRDefault="009E2A80" w:rsidP="00F144F2">
            <w:pPr>
              <w:rPr>
                <w:rFonts w:asciiTheme="majorHAnsi" w:hAnsiTheme="majorHAnsi"/>
                <w:szCs w:val="22"/>
              </w:rPr>
            </w:pPr>
            <w:r w:rsidRPr="00334AF9">
              <w:rPr>
                <w:rFonts w:asciiTheme="majorHAnsi" w:hAnsiTheme="majorHAnsi"/>
                <w:szCs w:val="22"/>
              </w:rPr>
              <w:t>200</w:t>
            </w:r>
          </w:p>
        </w:tc>
        <w:tc>
          <w:tcPr>
            <w:tcW w:w="1559" w:type="dxa"/>
          </w:tcPr>
          <w:p w14:paraId="5E4889EA" w14:textId="77777777" w:rsidR="009E2A80" w:rsidRPr="00334AF9" w:rsidRDefault="009E2A80" w:rsidP="00F144F2">
            <w:pPr>
              <w:rPr>
                <w:rFonts w:asciiTheme="majorHAnsi" w:hAnsiTheme="majorHAnsi"/>
                <w:szCs w:val="22"/>
              </w:rPr>
            </w:pPr>
            <w:r w:rsidRPr="00334AF9">
              <w:rPr>
                <w:rFonts w:asciiTheme="majorHAnsi" w:hAnsiTheme="majorHAnsi"/>
                <w:szCs w:val="22"/>
              </w:rPr>
              <w:t>30</w:t>
            </w:r>
          </w:p>
        </w:tc>
      </w:tr>
      <w:tr w:rsidR="009E2A80" w:rsidRPr="00334AF9" w14:paraId="69C9E983" w14:textId="77777777" w:rsidTr="0078036B">
        <w:trPr>
          <w:jc w:val="center"/>
        </w:trPr>
        <w:tc>
          <w:tcPr>
            <w:tcW w:w="1558" w:type="dxa"/>
          </w:tcPr>
          <w:p w14:paraId="67803A6D" w14:textId="77777777" w:rsidR="009E2A80" w:rsidRPr="00334AF9" w:rsidRDefault="009E2A80" w:rsidP="00F144F2">
            <w:pPr>
              <w:rPr>
                <w:rFonts w:asciiTheme="majorHAnsi" w:hAnsiTheme="majorHAnsi"/>
                <w:szCs w:val="22"/>
              </w:rPr>
            </w:pPr>
            <w:r w:rsidRPr="00334AF9">
              <w:rPr>
                <w:rFonts w:asciiTheme="majorHAnsi" w:hAnsiTheme="majorHAnsi"/>
                <w:szCs w:val="22"/>
              </w:rPr>
              <w:t>Frozen backbone</w:t>
            </w:r>
          </w:p>
        </w:tc>
        <w:tc>
          <w:tcPr>
            <w:tcW w:w="1558" w:type="dxa"/>
          </w:tcPr>
          <w:p w14:paraId="3D4E6374" w14:textId="77777777" w:rsidR="009E2A80" w:rsidRPr="00334AF9" w:rsidRDefault="009E2A80" w:rsidP="00F144F2">
            <w:pPr>
              <w:rPr>
                <w:rFonts w:asciiTheme="majorHAnsi" w:hAnsiTheme="majorHAnsi"/>
                <w:szCs w:val="22"/>
              </w:rPr>
            </w:pPr>
            <w:r w:rsidRPr="00334AF9">
              <w:rPr>
                <w:rFonts w:asciiTheme="majorHAnsi" w:hAnsiTheme="majorHAnsi"/>
                <w:szCs w:val="22"/>
              </w:rPr>
              <w:t>ImageNet</w:t>
            </w:r>
          </w:p>
        </w:tc>
        <w:tc>
          <w:tcPr>
            <w:tcW w:w="1558" w:type="dxa"/>
          </w:tcPr>
          <w:p w14:paraId="034A3CA6" w14:textId="77777777" w:rsidR="009E2A80" w:rsidRPr="00334AF9" w:rsidRDefault="009E2A80" w:rsidP="00F144F2">
            <w:pPr>
              <w:rPr>
                <w:rFonts w:asciiTheme="majorHAnsi" w:hAnsiTheme="majorHAnsi"/>
                <w:szCs w:val="22"/>
              </w:rPr>
            </w:pPr>
            <w:r w:rsidRPr="00334AF9">
              <w:rPr>
                <w:rFonts w:asciiTheme="majorHAnsi" w:hAnsiTheme="majorHAnsi"/>
                <w:szCs w:val="22"/>
              </w:rPr>
              <w:t>Μόνο classification head</w:t>
            </w:r>
          </w:p>
        </w:tc>
        <w:tc>
          <w:tcPr>
            <w:tcW w:w="1558" w:type="dxa"/>
          </w:tcPr>
          <w:p w14:paraId="5205682C"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-4</m:t>
                    </m:r>
                  </m:sup>
                </m:sSup>
              </m:oMath>
            </m:oMathPara>
          </w:p>
        </w:tc>
        <w:tc>
          <w:tcPr>
            <w:tcW w:w="1559" w:type="dxa"/>
          </w:tcPr>
          <w:p w14:paraId="347A3ED9" w14:textId="77777777" w:rsidR="009E2A80" w:rsidRPr="00334AF9" w:rsidRDefault="009E2A80" w:rsidP="00F144F2">
            <w:pPr>
              <w:rPr>
                <w:rFonts w:asciiTheme="majorHAnsi" w:hAnsiTheme="majorHAnsi"/>
                <w:szCs w:val="22"/>
              </w:rPr>
            </w:pPr>
            <w:r w:rsidRPr="00334AF9">
              <w:rPr>
                <w:rFonts w:asciiTheme="majorHAnsi" w:hAnsiTheme="majorHAnsi"/>
                <w:szCs w:val="22"/>
              </w:rPr>
              <w:t>200</w:t>
            </w:r>
          </w:p>
        </w:tc>
        <w:tc>
          <w:tcPr>
            <w:tcW w:w="1559" w:type="dxa"/>
          </w:tcPr>
          <w:p w14:paraId="50C9D3A9" w14:textId="61A882FA" w:rsidR="009E2A80" w:rsidRPr="00334AF9" w:rsidRDefault="006F5C4D" w:rsidP="00F144F2">
            <w:pPr>
              <w:rPr>
                <w:rFonts w:asciiTheme="majorHAnsi" w:hAnsiTheme="majorHAnsi"/>
                <w:szCs w:val="22"/>
              </w:rPr>
            </w:pPr>
            <w:r>
              <w:rPr>
                <w:rFonts w:asciiTheme="majorHAnsi" w:hAnsiTheme="majorHAnsi"/>
                <w:szCs w:val="22"/>
              </w:rPr>
              <w:t>50</w:t>
            </w:r>
          </w:p>
        </w:tc>
      </w:tr>
      <w:tr w:rsidR="009E2A80" w:rsidRPr="00334AF9" w14:paraId="2071F286" w14:textId="77777777" w:rsidTr="0078036B">
        <w:trPr>
          <w:jc w:val="center"/>
        </w:trPr>
        <w:tc>
          <w:tcPr>
            <w:tcW w:w="1558" w:type="dxa"/>
          </w:tcPr>
          <w:p w14:paraId="02102EBF" w14:textId="77777777" w:rsidR="009E2A80" w:rsidRPr="00334AF9" w:rsidRDefault="009E2A80" w:rsidP="00F144F2">
            <w:pPr>
              <w:rPr>
                <w:rFonts w:asciiTheme="majorHAnsi" w:hAnsiTheme="majorHAnsi"/>
                <w:szCs w:val="22"/>
              </w:rPr>
            </w:pPr>
            <w:r w:rsidRPr="00334AF9">
              <w:rPr>
                <w:rFonts w:asciiTheme="majorHAnsi" w:hAnsiTheme="majorHAnsi"/>
                <w:szCs w:val="22"/>
              </w:rPr>
              <w:t>Full unfreeze</w:t>
            </w:r>
          </w:p>
        </w:tc>
        <w:tc>
          <w:tcPr>
            <w:tcW w:w="1558" w:type="dxa"/>
          </w:tcPr>
          <w:p w14:paraId="41DDF4EF" w14:textId="77777777" w:rsidR="009E2A80" w:rsidRPr="00334AF9" w:rsidRDefault="009E2A80" w:rsidP="00F144F2">
            <w:pPr>
              <w:rPr>
                <w:rFonts w:asciiTheme="majorHAnsi" w:hAnsiTheme="majorHAnsi"/>
                <w:szCs w:val="22"/>
              </w:rPr>
            </w:pPr>
            <w:r w:rsidRPr="00334AF9">
              <w:rPr>
                <w:rFonts w:asciiTheme="majorHAnsi" w:hAnsiTheme="majorHAnsi"/>
                <w:szCs w:val="22"/>
              </w:rPr>
              <w:t>Καλύτερο frozen checkpoint</w:t>
            </w:r>
          </w:p>
        </w:tc>
        <w:tc>
          <w:tcPr>
            <w:tcW w:w="1558" w:type="dxa"/>
          </w:tcPr>
          <w:p w14:paraId="7B0A3A5B" w14:textId="77777777" w:rsidR="009E2A80" w:rsidRPr="00334AF9" w:rsidRDefault="009E2A80" w:rsidP="00F144F2">
            <w:pPr>
              <w:rPr>
                <w:rFonts w:asciiTheme="majorHAnsi" w:hAnsiTheme="majorHAnsi"/>
                <w:szCs w:val="22"/>
              </w:rPr>
            </w:pPr>
            <w:r w:rsidRPr="00334AF9">
              <w:rPr>
                <w:rFonts w:asciiTheme="majorHAnsi" w:hAnsiTheme="majorHAnsi"/>
                <w:szCs w:val="22"/>
              </w:rPr>
              <w:t>Όλα, μαζί με τα BN</w:t>
            </w:r>
          </w:p>
        </w:tc>
        <w:tc>
          <w:tcPr>
            <w:tcW w:w="1558" w:type="dxa"/>
          </w:tcPr>
          <w:p w14:paraId="526DBB7B"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-7</m:t>
                    </m:r>
                  </m:sup>
                </m:sSup>
              </m:oMath>
            </m:oMathPara>
          </w:p>
        </w:tc>
        <w:tc>
          <w:tcPr>
            <w:tcW w:w="1559" w:type="dxa"/>
          </w:tcPr>
          <w:p w14:paraId="56BE326D" w14:textId="77777777" w:rsidR="009E2A80" w:rsidRPr="00334AF9" w:rsidRDefault="009E2A80" w:rsidP="00F144F2">
            <w:pPr>
              <w:rPr>
                <w:rFonts w:asciiTheme="majorHAnsi" w:hAnsiTheme="majorHAnsi"/>
                <w:szCs w:val="22"/>
              </w:rPr>
            </w:pPr>
            <w:r w:rsidRPr="00334AF9">
              <w:rPr>
                <w:rFonts w:asciiTheme="majorHAnsi" w:hAnsiTheme="majorHAnsi"/>
                <w:szCs w:val="22"/>
              </w:rPr>
              <w:t>400</w:t>
            </w:r>
          </w:p>
        </w:tc>
        <w:tc>
          <w:tcPr>
            <w:tcW w:w="1559" w:type="dxa"/>
          </w:tcPr>
          <w:p w14:paraId="59A16A25" w14:textId="77777777" w:rsidR="009E2A80" w:rsidRPr="00334AF9" w:rsidRDefault="009E2A80" w:rsidP="00F144F2">
            <w:pPr>
              <w:rPr>
                <w:rFonts w:asciiTheme="majorHAnsi" w:hAnsiTheme="majorHAnsi"/>
                <w:szCs w:val="22"/>
              </w:rPr>
            </w:pPr>
            <w:r w:rsidRPr="00334AF9">
              <w:rPr>
                <w:rFonts w:asciiTheme="majorHAnsi" w:hAnsiTheme="majorHAnsi"/>
                <w:szCs w:val="22"/>
              </w:rPr>
              <w:t>200</w:t>
            </w:r>
          </w:p>
        </w:tc>
      </w:tr>
      <w:tr w:rsidR="009E2A80" w:rsidRPr="00334AF9" w14:paraId="576F5142" w14:textId="77777777" w:rsidTr="0078036B">
        <w:trPr>
          <w:trHeight w:val="242"/>
          <w:jc w:val="center"/>
        </w:trPr>
        <w:tc>
          <w:tcPr>
            <w:tcW w:w="1558" w:type="dxa"/>
          </w:tcPr>
          <w:p w14:paraId="4E71B36E" w14:textId="77777777" w:rsidR="009E2A80" w:rsidRPr="00334AF9" w:rsidRDefault="009E2A80" w:rsidP="00F144F2">
            <w:pPr>
              <w:rPr>
                <w:rFonts w:asciiTheme="majorHAnsi" w:hAnsiTheme="majorHAnsi"/>
                <w:szCs w:val="22"/>
              </w:rPr>
            </w:pPr>
            <w:r w:rsidRPr="00334AF9">
              <w:rPr>
                <w:rFonts w:asciiTheme="majorHAnsi" w:hAnsiTheme="majorHAnsi"/>
                <w:szCs w:val="22"/>
              </w:rPr>
              <w:t>BN-locked fine-tuning</w:t>
            </w:r>
          </w:p>
        </w:tc>
        <w:tc>
          <w:tcPr>
            <w:tcW w:w="1558" w:type="dxa"/>
          </w:tcPr>
          <w:p w14:paraId="7AFD5800" w14:textId="77777777" w:rsidR="009E2A80" w:rsidRPr="00334AF9" w:rsidRDefault="009E2A80" w:rsidP="00F144F2">
            <w:pPr>
              <w:rPr>
                <w:rFonts w:asciiTheme="majorHAnsi" w:hAnsiTheme="majorHAnsi"/>
                <w:szCs w:val="22"/>
              </w:rPr>
            </w:pPr>
            <w:r w:rsidRPr="00334AF9">
              <w:rPr>
                <w:rFonts w:asciiTheme="majorHAnsi" w:hAnsiTheme="majorHAnsi"/>
                <w:szCs w:val="22"/>
              </w:rPr>
              <w:t>Καλύτερο frozen checkpoint</w:t>
            </w:r>
          </w:p>
        </w:tc>
        <w:tc>
          <w:tcPr>
            <w:tcW w:w="1558" w:type="dxa"/>
          </w:tcPr>
          <w:p w14:paraId="6425FE6B" w14:textId="77777777" w:rsidR="009E2A80" w:rsidRPr="00334AF9" w:rsidRDefault="009E2A80" w:rsidP="00F144F2">
            <w:pPr>
              <w:rPr>
                <w:rFonts w:asciiTheme="majorHAnsi" w:hAnsiTheme="majorHAnsi"/>
                <w:szCs w:val="22"/>
              </w:rPr>
            </w:pPr>
            <w:r w:rsidRPr="00334AF9">
              <w:rPr>
                <w:rFonts w:asciiTheme="majorHAnsi" w:hAnsiTheme="majorHAnsi"/>
                <w:szCs w:val="22"/>
              </w:rPr>
              <w:t>Όλα εκτός των BN layers</w:t>
            </w:r>
          </w:p>
        </w:tc>
        <w:tc>
          <w:tcPr>
            <w:tcW w:w="1558" w:type="dxa"/>
          </w:tcPr>
          <w:p w14:paraId="209E49FB"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-7</m:t>
                    </m:r>
                  </m:sup>
                </m:sSup>
              </m:oMath>
            </m:oMathPara>
          </w:p>
        </w:tc>
        <w:tc>
          <w:tcPr>
            <w:tcW w:w="1559" w:type="dxa"/>
          </w:tcPr>
          <w:p w14:paraId="7388E65E" w14:textId="77777777" w:rsidR="009E2A80" w:rsidRPr="00334AF9" w:rsidRDefault="009E2A80" w:rsidP="00F144F2">
            <w:pPr>
              <w:rPr>
                <w:rFonts w:asciiTheme="majorHAnsi" w:hAnsiTheme="majorHAnsi"/>
                <w:szCs w:val="22"/>
              </w:rPr>
            </w:pPr>
            <w:r w:rsidRPr="00334AF9">
              <w:rPr>
                <w:rFonts w:asciiTheme="majorHAnsi" w:hAnsiTheme="majorHAnsi"/>
                <w:szCs w:val="22"/>
              </w:rPr>
              <w:t>400</w:t>
            </w:r>
          </w:p>
        </w:tc>
        <w:tc>
          <w:tcPr>
            <w:tcW w:w="1559" w:type="dxa"/>
          </w:tcPr>
          <w:p w14:paraId="65FA893A" w14:textId="77777777" w:rsidR="009E2A80" w:rsidRPr="00334AF9" w:rsidRDefault="009E2A80" w:rsidP="009E2A80">
            <w:pPr>
              <w:keepNext/>
              <w:rPr>
                <w:rFonts w:asciiTheme="majorHAnsi" w:hAnsiTheme="majorHAnsi"/>
                <w:szCs w:val="22"/>
              </w:rPr>
            </w:pPr>
            <w:r w:rsidRPr="00334AF9">
              <w:rPr>
                <w:rFonts w:asciiTheme="majorHAnsi" w:hAnsiTheme="majorHAnsi"/>
                <w:szCs w:val="22"/>
              </w:rPr>
              <w:t>200</w:t>
            </w:r>
          </w:p>
        </w:tc>
      </w:tr>
    </w:tbl>
    <w:p w14:paraId="1DF3F586" w14:textId="4B816EB3" w:rsidR="009E2A80" w:rsidRPr="00334AF9" w:rsidDel="006303E4" w:rsidRDefault="009E2A80" w:rsidP="00C52644">
      <w:pPr>
        <w:pStyle w:val="ac"/>
        <w:jc w:val="center"/>
        <w:rPr>
          <w:del w:id="283" w:author="Petros Kontos" w:date="2026-09-17T17:20:00Z" w16du:dateUtc="2026-09-17T14:20:00Z"/>
        </w:rPr>
      </w:pPr>
      <w:r w:rsidRPr="00334AF9">
        <w:t xml:space="preserve">Πίνακας </w:t>
      </w:r>
      <w:r w:rsidR="000E5B75">
        <w:fldChar w:fldCharType="begin"/>
      </w:r>
      <w:r w:rsidR="000E5B75">
        <w:instrText xml:space="preserve"> SEQ Πίνακας \* ARABIC </w:instrText>
      </w:r>
      <w:r w:rsidR="000E5B75">
        <w:fldChar w:fldCharType="separate"/>
      </w:r>
      <w:ins w:id="284" w:author="Petros Kontos" w:date="2026-09-17T18:16:00Z" w16du:dateUtc="2026-09-17T15:16:00Z">
        <w:r w:rsidR="00C52644">
          <w:rPr>
            <w:noProof/>
          </w:rPr>
          <w:t>4</w:t>
        </w:r>
      </w:ins>
      <w:r w:rsidR="000E5B75">
        <w:rPr>
          <w:noProof/>
        </w:rPr>
        <w:fldChar w:fldCharType="end"/>
      </w:r>
      <w:r w:rsidRPr="00334AF9">
        <w:t>: Στρατηγικές εκπαίδευσης</w:t>
      </w:r>
    </w:p>
    <w:p w14:paraId="1A3A48B4" w14:textId="7EF1259B" w:rsidR="00772354" w:rsidDel="006303E4" w:rsidRDefault="00772354" w:rsidP="00C52644">
      <w:pPr>
        <w:pStyle w:val="ac"/>
        <w:jc w:val="center"/>
        <w:rPr>
          <w:del w:id="285" w:author="Petros Kontos" w:date="2026-09-17T17:20:00Z" w16du:dateUtc="2026-09-17T14:20:00Z"/>
        </w:rPr>
        <w:pPrChange w:id="286" w:author="Petros Kontos" w:date="2026-09-17T18:16:00Z" w16du:dateUtc="2026-09-17T15:16:00Z">
          <w:pPr>
            <w:spacing w:after="0" w:line="240" w:lineRule="auto"/>
            <w:jc w:val="left"/>
          </w:pPr>
        </w:pPrChange>
      </w:pPr>
      <w:del w:id="287" w:author="Petros Kontos" w:date="2026-09-17T17:20:00Z" w16du:dateUtc="2026-09-17T14:20:00Z">
        <w:r w:rsidDel="006303E4">
          <w:br w:type="page"/>
        </w:r>
      </w:del>
    </w:p>
    <w:p w14:paraId="043C9BB4" w14:textId="77777777" w:rsidR="0078036B" w:rsidRPr="00334AF9" w:rsidRDefault="0078036B" w:rsidP="00C52644">
      <w:pPr>
        <w:spacing w:after="0" w:line="240" w:lineRule="auto"/>
        <w:jc w:val="center"/>
        <w:pPrChange w:id="288" w:author="Petros Kontos" w:date="2026-09-17T18:16:00Z" w16du:dateUtc="2026-09-17T15:16:00Z">
          <w:pPr/>
        </w:pPrChange>
      </w:pPr>
    </w:p>
    <w:p w14:paraId="35A21C72" w14:textId="68C8997E" w:rsidR="0078036B" w:rsidRPr="00334AF9" w:rsidRDefault="0078036B" w:rsidP="0078036B">
      <w:pPr>
        <w:pStyle w:val="2"/>
      </w:pPr>
      <w:bookmarkStart w:id="289" w:name="_Toc240123236"/>
      <w:r w:rsidRPr="00334AF9">
        <w:t>Κοινό πειραματικό πρωτόκολλο</w:t>
      </w:r>
      <w:bookmarkEnd w:id="289"/>
    </w:p>
    <w:p w14:paraId="108E7E8D" w14:textId="0BEB7CF9" w:rsidR="0078036B" w:rsidRPr="00334AF9" w:rsidRDefault="00C60430" w:rsidP="0078036B">
      <w:r w:rsidRPr="00C60430">
        <w:t>Στα βασικά πειράματα των EfficientNetB2, MobileNetV1 και Custom CNN χρησιμοποιήθηκε κοινό πειραματικό πρωτόκολλο για λόγους συγκρισιμότητας, όπως παρουσιάζεται στον παρακάτω πίνακα</w:t>
      </w:r>
      <w:ins w:id="290" w:author="Petros Kontos" w:date="2026-09-17T16:51:00Z" w16du:dateUtc="2026-09-17T13:51:00Z">
        <w:r w:rsidR="00BF0A56">
          <w:t xml:space="preserve"> 5</w:t>
        </w:r>
      </w:ins>
      <w:r w:rsidRPr="00C60430">
        <w:t>. Οι διαφοροποιήσεις του ConvNeXtBase αναφέρονται ξεχωριστά στην Ενότητα 4.5.</w:t>
      </w:r>
    </w:p>
    <w:tbl>
      <w:tblPr>
        <w:tblStyle w:val="aa"/>
        <w:tblW w:w="0" w:type="auto"/>
        <w:jc w:val="center"/>
        <w:tblLook w:val="04A0" w:firstRow="1" w:lastRow="0" w:firstColumn="1" w:lastColumn="0" w:noHBand="0" w:noVBand="1"/>
      </w:tblPr>
      <w:tblGrid>
        <w:gridCol w:w="1975"/>
        <w:gridCol w:w="3960"/>
      </w:tblGrid>
      <w:tr w:rsidR="0078036B" w:rsidRPr="00334AF9" w14:paraId="50C26014" w14:textId="77777777" w:rsidTr="00F144F2">
        <w:trPr>
          <w:jc w:val="center"/>
        </w:trPr>
        <w:tc>
          <w:tcPr>
            <w:tcW w:w="1975" w:type="dxa"/>
          </w:tcPr>
          <w:p w14:paraId="20ABA0EA" w14:textId="77777777" w:rsidR="0078036B" w:rsidRPr="00334AF9" w:rsidRDefault="0078036B" w:rsidP="00F144F2">
            <w:pPr>
              <w:rPr>
                <w:szCs w:val="22"/>
              </w:rPr>
            </w:pPr>
            <w:r w:rsidRPr="00334AF9">
              <w:rPr>
                <w:szCs w:val="22"/>
              </w:rPr>
              <w:t>Παράμετρος</w:t>
            </w:r>
          </w:p>
        </w:tc>
        <w:tc>
          <w:tcPr>
            <w:tcW w:w="3960" w:type="dxa"/>
          </w:tcPr>
          <w:p w14:paraId="7348F3EA" w14:textId="77777777" w:rsidR="0078036B" w:rsidRPr="00334AF9" w:rsidRDefault="0078036B" w:rsidP="00F144F2">
            <w:pPr>
              <w:rPr>
                <w:szCs w:val="22"/>
              </w:rPr>
            </w:pPr>
            <w:r w:rsidRPr="00334AF9">
              <w:rPr>
                <w:szCs w:val="22"/>
              </w:rPr>
              <w:t>Κοινή τιμή</w:t>
            </w:r>
          </w:p>
        </w:tc>
      </w:tr>
      <w:tr w:rsidR="0078036B" w:rsidRPr="00334AF9" w14:paraId="55B209F2" w14:textId="77777777" w:rsidTr="00F144F2">
        <w:trPr>
          <w:jc w:val="center"/>
        </w:trPr>
        <w:tc>
          <w:tcPr>
            <w:tcW w:w="1975" w:type="dxa"/>
          </w:tcPr>
          <w:p w14:paraId="4BECB3B6" w14:textId="77777777" w:rsidR="0078036B" w:rsidRPr="00334AF9" w:rsidRDefault="0078036B" w:rsidP="00F144F2">
            <w:pPr>
              <w:rPr>
                <w:szCs w:val="22"/>
              </w:rPr>
            </w:pPr>
            <w:r w:rsidRPr="00334AF9">
              <w:rPr>
                <w:szCs w:val="22"/>
              </w:rPr>
              <w:t>Σύνολο εκπαίδευσης</w:t>
            </w:r>
          </w:p>
        </w:tc>
        <w:tc>
          <w:tcPr>
            <w:tcW w:w="3960" w:type="dxa"/>
          </w:tcPr>
          <w:p w14:paraId="52B71BCB" w14:textId="77777777" w:rsidR="0078036B" w:rsidRPr="00334AF9" w:rsidRDefault="0078036B" w:rsidP="00F144F2">
            <w:pPr>
              <w:rPr>
                <w:szCs w:val="22"/>
              </w:rPr>
            </w:pPr>
            <w:r w:rsidRPr="00334AF9">
              <w:rPr>
                <w:szCs w:val="22"/>
              </w:rPr>
              <w:t>12.558 εικόνες</w:t>
            </w:r>
          </w:p>
        </w:tc>
      </w:tr>
      <w:tr w:rsidR="0078036B" w:rsidRPr="00334AF9" w14:paraId="4E0A55BD" w14:textId="77777777" w:rsidTr="00F144F2">
        <w:trPr>
          <w:jc w:val="center"/>
        </w:trPr>
        <w:tc>
          <w:tcPr>
            <w:tcW w:w="1975" w:type="dxa"/>
          </w:tcPr>
          <w:p w14:paraId="2A346288" w14:textId="77777777" w:rsidR="0078036B" w:rsidRPr="00334AF9" w:rsidRDefault="0078036B" w:rsidP="00F144F2">
            <w:pPr>
              <w:rPr>
                <w:szCs w:val="22"/>
              </w:rPr>
            </w:pPr>
            <w:r w:rsidRPr="00334AF9">
              <w:rPr>
                <w:szCs w:val="22"/>
              </w:rPr>
              <w:t>Σύνολο επικύρωσης</w:t>
            </w:r>
          </w:p>
        </w:tc>
        <w:tc>
          <w:tcPr>
            <w:tcW w:w="3960" w:type="dxa"/>
          </w:tcPr>
          <w:p w14:paraId="36B4B82D" w14:textId="77777777" w:rsidR="0078036B" w:rsidRPr="00334AF9" w:rsidRDefault="0078036B" w:rsidP="00F144F2">
            <w:pPr>
              <w:rPr>
                <w:szCs w:val="22"/>
              </w:rPr>
            </w:pPr>
            <w:r w:rsidRPr="00334AF9">
              <w:rPr>
                <w:szCs w:val="22"/>
              </w:rPr>
              <w:t>2.691 εικόνες</w:t>
            </w:r>
          </w:p>
        </w:tc>
      </w:tr>
      <w:tr w:rsidR="0078036B" w:rsidRPr="00334AF9" w14:paraId="2F5C54F6" w14:textId="77777777" w:rsidTr="00F144F2">
        <w:trPr>
          <w:jc w:val="center"/>
        </w:trPr>
        <w:tc>
          <w:tcPr>
            <w:tcW w:w="1975" w:type="dxa"/>
          </w:tcPr>
          <w:p w14:paraId="7D8800C2" w14:textId="77777777" w:rsidR="0078036B" w:rsidRPr="00334AF9" w:rsidRDefault="0078036B" w:rsidP="00F144F2">
            <w:pPr>
              <w:rPr>
                <w:szCs w:val="22"/>
              </w:rPr>
            </w:pPr>
            <w:r w:rsidRPr="00334AF9">
              <w:rPr>
                <w:szCs w:val="22"/>
              </w:rPr>
              <w:t>Σύνολο ελέγχου</w:t>
            </w:r>
          </w:p>
        </w:tc>
        <w:tc>
          <w:tcPr>
            <w:tcW w:w="3960" w:type="dxa"/>
          </w:tcPr>
          <w:p w14:paraId="65920F28" w14:textId="77777777" w:rsidR="0078036B" w:rsidRPr="00334AF9" w:rsidRDefault="0078036B" w:rsidP="00F144F2">
            <w:pPr>
              <w:rPr>
                <w:szCs w:val="22"/>
              </w:rPr>
            </w:pPr>
            <w:r w:rsidRPr="00334AF9">
              <w:rPr>
                <w:szCs w:val="22"/>
              </w:rPr>
              <w:t>2.691 εικόνες</w:t>
            </w:r>
          </w:p>
        </w:tc>
      </w:tr>
      <w:tr w:rsidR="0078036B" w:rsidRPr="00334AF9" w14:paraId="1752066A" w14:textId="77777777" w:rsidTr="00F144F2">
        <w:trPr>
          <w:jc w:val="center"/>
        </w:trPr>
        <w:tc>
          <w:tcPr>
            <w:tcW w:w="1975" w:type="dxa"/>
          </w:tcPr>
          <w:p w14:paraId="04343CA2" w14:textId="77777777" w:rsidR="0078036B" w:rsidRPr="00334AF9" w:rsidRDefault="0078036B" w:rsidP="00F144F2">
            <w:pPr>
              <w:rPr>
                <w:szCs w:val="22"/>
              </w:rPr>
            </w:pPr>
            <w:r w:rsidRPr="00334AF9">
              <w:rPr>
                <w:szCs w:val="22"/>
              </w:rPr>
              <w:t>Αριθμός κλάσεων</w:t>
            </w:r>
          </w:p>
        </w:tc>
        <w:tc>
          <w:tcPr>
            <w:tcW w:w="3960" w:type="dxa"/>
          </w:tcPr>
          <w:p w14:paraId="6306CF77" w14:textId="77777777" w:rsidR="0078036B" w:rsidRPr="00334AF9" w:rsidRDefault="0078036B" w:rsidP="00F144F2">
            <w:pPr>
              <w:rPr>
                <w:szCs w:val="22"/>
              </w:rPr>
            </w:pPr>
            <w:r w:rsidRPr="00334AF9">
              <w:rPr>
                <w:szCs w:val="22"/>
              </w:rPr>
              <w:t>35</w:t>
            </w:r>
          </w:p>
        </w:tc>
      </w:tr>
      <w:tr w:rsidR="0078036B" w:rsidRPr="00334AF9" w14:paraId="2FCEA84B" w14:textId="77777777" w:rsidTr="00F144F2">
        <w:trPr>
          <w:jc w:val="center"/>
        </w:trPr>
        <w:tc>
          <w:tcPr>
            <w:tcW w:w="1975" w:type="dxa"/>
          </w:tcPr>
          <w:p w14:paraId="40CCBF7D" w14:textId="77777777" w:rsidR="0078036B" w:rsidRPr="00334AF9" w:rsidRDefault="0078036B" w:rsidP="00F144F2">
            <w:pPr>
              <w:rPr>
                <w:szCs w:val="22"/>
              </w:rPr>
            </w:pPr>
            <w:r w:rsidRPr="00334AF9">
              <w:rPr>
                <w:szCs w:val="22"/>
              </w:rPr>
              <w:t>Διαστάσεις εισόδου</w:t>
            </w:r>
          </w:p>
        </w:tc>
        <w:tc>
          <w:tcPr>
            <w:tcW w:w="3960" w:type="dxa"/>
          </w:tcPr>
          <w:p w14:paraId="09DAF3FB" w14:textId="77777777" w:rsidR="0078036B" w:rsidRPr="00334AF9" w:rsidRDefault="0078036B" w:rsidP="00F144F2">
            <w:pPr>
              <w:rPr>
                <w:szCs w:val="22"/>
              </w:rPr>
            </w:pPr>
            <w:r w:rsidRPr="00334AF9">
              <w:rPr>
                <w:szCs w:val="22"/>
              </w:rPr>
              <w:t>128 × 128 × 3</w:t>
            </w:r>
          </w:p>
        </w:tc>
      </w:tr>
      <w:tr w:rsidR="0078036B" w:rsidRPr="00334AF9" w14:paraId="742AC6EA" w14:textId="77777777" w:rsidTr="00F144F2">
        <w:trPr>
          <w:jc w:val="center"/>
        </w:trPr>
        <w:tc>
          <w:tcPr>
            <w:tcW w:w="1975" w:type="dxa"/>
          </w:tcPr>
          <w:p w14:paraId="261B235C" w14:textId="77777777" w:rsidR="0078036B" w:rsidRPr="00334AF9" w:rsidRDefault="0078036B" w:rsidP="00F144F2">
            <w:pPr>
              <w:rPr>
                <w:szCs w:val="22"/>
              </w:rPr>
            </w:pPr>
            <w:r w:rsidRPr="00334AF9">
              <w:rPr>
                <w:szCs w:val="22"/>
              </w:rPr>
              <w:t>Μέθοδος resizing</w:t>
            </w:r>
          </w:p>
        </w:tc>
        <w:tc>
          <w:tcPr>
            <w:tcW w:w="3960" w:type="dxa"/>
          </w:tcPr>
          <w:p w14:paraId="7A28394A" w14:textId="77777777" w:rsidR="0078036B" w:rsidRPr="00334AF9" w:rsidRDefault="0078036B" w:rsidP="00F144F2">
            <w:pPr>
              <w:rPr>
                <w:szCs w:val="22"/>
              </w:rPr>
            </w:pPr>
            <w:r w:rsidRPr="00334AF9">
              <w:rPr>
                <w:szCs w:val="22"/>
              </w:rPr>
              <w:t>Lanczos</w:t>
            </w:r>
          </w:p>
        </w:tc>
      </w:tr>
      <w:tr w:rsidR="0078036B" w:rsidRPr="00334AF9" w14:paraId="41947DB1" w14:textId="77777777" w:rsidTr="00F144F2">
        <w:trPr>
          <w:jc w:val="center"/>
        </w:trPr>
        <w:tc>
          <w:tcPr>
            <w:tcW w:w="1975" w:type="dxa"/>
          </w:tcPr>
          <w:p w14:paraId="281DE2BD" w14:textId="237E976E" w:rsidR="0078036B" w:rsidRPr="00334AF9" w:rsidRDefault="003170BF" w:rsidP="00F144F2">
            <w:pPr>
              <w:rPr>
                <w:b/>
                <w:bCs/>
                <w:szCs w:val="22"/>
              </w:rPr>
            </w:pPr>
            <w:r>
              <w:rPr>
                <w:szCs w:val="22"/>
              </w:rPr>
              <w:t>Μέγεθος Παρτίδας</w:t>
            </w:r>
          </w:p>
        </w:tc>
        <w:tc>
          <w:tcPr>
            <w:tcW w:w="3960" w:type="dxa"/>
          </w:tcPr>
          <w:p w14:paraId="1D903D83" w14:textId="77777777" w:rsidR="0078036B" w:rsidRPr="00334AF9" w:rsidRDefault="0078036B" w:rsidP="00F144F2">
            <w:pPr>
              <w:rPr>
                <w:szCs w:val="22"/>
              </w:rPr>
            </w:pPr>
            <w:r w:rsidRPr="00334AF9">
              <w:rPr>
                <w:szCs w:val="22"/>
              </w:rPr>
              <w:t>32</w:t>
            </w:r>
          </w:p>
        </w:tc>
      </w:tr>
      <w:tr w:rsidR="0078036B" w:rsidRPr="00334AF9" w14:paraId="441668EB" w14:textId="77777777" w:rsidTr="00F144F2">
        <w:trPr>
          <w:jc w:val="center"/>
        </w:trPr>
        <w:tc>
          <w:tcPr>
            <w:tcW w:w="1975" w:type="dxa"/>
          </w:tcPr>
          <w:p w14:paraId="78A6C47E" w14:textId="698CD9E8" w:rsidR="0078036B" w:rsidRPr="00334AF9" w:rsidRDefault="00BF0A56" w:rsidP="00F144F2">
            <w:pPr>
              <w:rPr>
                <w:szCs w:val="22"/>
              </w:rPr>
            </w:pPr>
            <w:r>
              <w:rPr>
                <w:szCs w:val="22"/>
              </w:rPr>
              <w:t>Τυχαίος σπόρος</w:t>
            </w:r>
          </w:p>
        </w:tc>
        <w:tc>
          <w:tcPr>
            <w:tcW w:w="3960" w:type="dxa"/>
          </w:tcPr>
          <w:p w14:paraId="30CD03C5" w14:textId="77777777" w:rsidR="0078036B" w:rsidRPr="00334AF9" w:rsidRDefault="0078036B" w:rsidP="00F144F2">
            <w:pPr>
              <w:rPr>
                <w:szCs w:val="22"/>
              </w:rPr>
            </w:pPr>
            <w:r w:rsidRPr="00334AF9">
              <w:rPr>
                <w:szCs w:val="22"/>
              </w:rPr>
              <w:t>12345</w:t>
            </w:r>
          </w:p>
        </w:tc>
      </w:tr>
      <w:tr w:rsidR="0078036B" w:rsidRPr="00334AF9" w14:paraId="5D2E6722" w14:textId="77777777" w:rsidTr="00F144F2">
        <w:trPr>
          <w:jc w:val="center"/>
        </w:trPr>
        <w:tc>
          <w:tcPr>
            <w:tcW w:w="1975" w:type="dxa"/>
          </w:tcPr>
          <w:p w14:paraId="2AC3DCBC" w14:textId="27FB7EA1" w:rsidR="0078036B" w:rsidRPr="00334AF9" w:rsidRDefault="00BF0A56" w:rsidP="00F144F2">
            <w:pPr>
              <w:rPr>
                <w:szCs w:val="22"/>
              </w:rPr>
            </w:pPr>
            <w:r>
              <w:rPr>
                <w:szCs w:val="22"/>
              </w:rPr>
              <w:t xml:space="preserve">Βελτιστοποιητής </w:t>
            </w:r>
          </w:p>
        </w:tc>
        <w:tc>
          <w:tcPr>
            <w:tcW w:w="3960" w:type="dxa"/>
          </w:tcPr>
          <w:p w14:paraId="36F7D836" w14:textId="77777777" w:rsidR="0078036B" w:rsidRPr="00334AF9" w:rsidRDefault="0078036B" w:rsidP="00F144F2">
            <w:pPr>
              <w:rPr>
                <w:szCs w:val="22"/>
              </w:rPr>
            </w:pPr>
            <w:r w:rsidRPr="00334AF9">
              <w:rPr>
                <w:szCs w:val="22"/>
              </w:rPr>
              <w:t>Adam</w:t>
            </w:r>
          </w:p>
        </w:tc>
      </w:tr>
      <w:tr w:rsidR="0078036B" w:rsidRPr="00334AF9" w14:paraId="6BA9FC99" w14:textId="77777777" w:rsidTr="00F144F2">
        <w:trPr>
          <w:jc w:val="center"/>
        </w:trPr>
        <w:tc>
          <w:tcPr>
            <w:tcW w:w="1975" w:type="dxa"/>
          </w:tcPr>
          <w:p w14:paraId="5837632F" w14:textId="77777777" w:rsidR="0078036B" w:rsidRPr="00334AF9" w:rsidRDefault="0078036B" w:rsidP="00F144F2">
            <w:pPr>
              <w:rPr>
                <w:szCs w:val="22"/>
              </w:rPr>
            </w:pPr>
            <w:r w:rsidRPr="00334AF9">
              <w:rPr>
                <w:szCs w:val="22"/>
              </w:rPr>
              <w:t>Συνάρτηση απώλειας</w:t>
            </w:r>
          </w:p>
        </w:tc>
        <w:tc>
          <w:tcPr>
            <w:tcW w:w="3960" w:type="dxa"/>
          </w:tcPr>
          <w:p w14:paraId="5FE4E820" w14:textId="77777777" w:rsidR="0078036B" w:rsidRPr="00334AF9" w:rsidRDefault="0078036B" w:rsidP="00F144F2">
            <w:pPr>
              <w:rPr>
                <w:szCs w:val="22"/>
              </w:rPr>
            </w:pPr>
            <w:r w:rsidRPr="00334AF9">
              <w:rPr>
                <w:szCs w:val="22"/>
              </w:rPr>
              <w:t>Categorical Cross-Entropy</w:t>
            </w:r>
          </w:p>
        </w:tc>
      </w:tr>
      <w:tr w:rsidR="0078036B" w:rsidRPr="00515F78" w14:paraId="19501FF6" w14:textId="77777777" w:rsidTr="00F144F2">
        <w:trPr>
          <w:jc w:val="center"/>
        </w:trPr>
        <w:tc>
          <w:tcPr>
            <w:tcW w:w="1975" w:type="dxa"/>
          </w:tcPr>
          <w:p w14:paraId="734C65C7" w14:textId="048EAA21" w:rsidR="0078036B" w:rsidRPr="00334AF9" w:rsidRDefault="00BF0A56" w:rsidP="00F144F2">
            <w:pPr>
              <w:rPr>
                <w:szCs w:val="22"/>
              </w:rPr>
            </w:pPr>
            <w:r>
              <w:rPr>
                <w:szCs w:val="22"/>
              </w:rPr>
              <w:t>Επαύξηση δεδομένων</w:t>
            </w:r>
          </w:p>
        </w:tc>
        <w:tc>
          <w:tcPr>
            <w:tcW w:w="3960" w:type="dxa"/>
          </w:tcPr>
          <w:p w14:paraId="54E96838" w14:textId="77777777" w:rsidR="0078036B" w:rsidRPr="008F6840" w:rsidRDefault="0078036B" w:rsidP="00F144F2">
            <w:pPr>
              <w:rPr>
                <w:szCs w:val="22"/>
                <w:lang w:val="en-GB"/>
              </w:rPr>
            </w:pPr>
            <w:r w:rsidRPr="008F6840">
              <w:rPr>
                <w:szCs w:val="22"/>
                <w:lang w:val="en-GB"/>
              </w:rPr>
              <w:t>Rotation 180°, horizontal/vertical flip, zoom 20%, shear 10%</w:t>
            </w:r>
          </w:p>
        </w:tc>
      </w:tr>
      <w:tr w:rsidR="0078036B" w:rsidRPr="00334AF9" w14:paraId="14DAD846" w14:textId="77777777" w:rsidTr="00F144F2">
        <w:trPr>
          <w:jc w:val="center"/>
        </w:trPr>
        <w:tc>
          <w:tcPr>
            <w:tcW w:w="1975" w:type="dxa"/>
          </w:tcPr>
          <w:p w14:paraId="31E6DE42" w14:textId="77777777" w:rsidR="0078036B" w:rsidRPr="00334AF9" w:rsidRDefault="0078036B" w:rsidP="00F144F2">
            <w:pPr>
              <w:rPr>
                <w:szCs w:val="22"/>
              </w:rPr>
            </w:pPr>
            <w:r w:rsidRPr="00334AF9">
              <w:rPr>
                <w:szCs w:val="22"/>
              </w:rPr>
              <w:t>Επιλογή checkpoint</w:t>
            </w:r>
          </w:p>
        </w:tc>
        <w:tc>
          <w:tcPr>
            <w:tcW w:w="3960" w:type="dxa"/>
          </w:tcPr>
          <w:p w14:paraId="00E9652B" w14:textId="77777777" w:rsidR="0078036B" w:rsidRPr="00334AF9" w:rsidRDefault="0078036B" w:rsidP="00F144F2">
            <w:pPr>
              <w:rPr>
                <w:szCs w:val="22"/>
              </w:rPr>
            </w:pPr>
            <w:r w:rsidRPr="00334AF9">
              <w:rPr>
                <w:szCs w:val="22"/>
              </w:rPr>
              <w:t>Ελάχιστο validation loss</w:t>
            </w:r>
          </w:p>
        </w:tc>
      </w:tr>
      <w:tr w:rsidR="0078036B" w:rsidRPr="00334AF9" w14:paraId="39B0441E" w14:textId="77777777" w:rsidTr="00F144F2">
        <w:trPr>
          <w:jc w:val="center"/>
        </w:trPr>
        <w:tc>
          <w:tcPr>
            <w:tcW w:w="1975" w:type="dxa"/>
          </w:tcPr>
          <w:p w14:paraId="2AA7AB02" w14:textId="77777777" w:rsidR="0078036B" w:rsidRPr="00334AF9" w:rsidRDefault="0078036B" w:rsidP="00F144F2">
            <w:pPr>
              <w:rPr>
                <w:szCs w:val="22"/>
              </w:rPr>
            </w:pPr>
            <w:r w:rsidRPr="00334AF9">
              <w:rPr>
                <w:szCs w:val="22"/>
              </w:rPr>
              <w:t>Early stopping</w:t>
            </w:r>
          </w:p>
        </w:tc>
        <w:tc>
          <w:tcPr>
            <w:tcW w:w="3960" w:type="dxa"/>
          </w:tcPr>
          <w:p w14:paraId="7D5825D4" w14:textId="77777777" w:rsidR="0078036B" w:rsidRPr="00334AF9" w:rsidRDefault="0078036B" w:rsidP="00F144F2">
            <w:pPr>
              <w:rPr>
                <w:szCs w:val="22"/>
              </w:rPr>
            </w:pPr>
            <w:r w:rsidRPr="00334AF9">
              <w:rPr>
                <w:szCs w:val="22"/>
              </w:rPr>
              <w:t>Παρακολούθηση validation loss</w:t>
            </w:r>
          </w:p>
        </w:tc>
      </w:tr>
      <w:tr w:rsidR="0078036B" w:rsidRPr="00334AF9" w14:paraId="3A57C725" w14:textId="77777777" w:rsidTr="00F144F2">
        <w:trPr>
          <w:jc w:val="center"/>
        </w:trPr>
        <w:tc>
          <w:tcPr>
            <w:tcW w:w="1975" w:type="dxa"/>
          </w:tcPr>
          <w:p w14:paraId="3A320C24" w14:textId="77777777" w:rsidR="0078036B" w:rsidRPr="00334AF9" w:rsidRDefault="0078036B" w:rsidP="00F144F2">
            <w:pPr>
              <w:rPr>
                <w:szCs w:val="22"/>
              </w:rPr>
            </w:pPr>
            <w:r w:rsidRPr="00334AF9">
              <w:rPr>
                <w:szCs w:val="22"/>
              </w:rPr>
              <w:t>Τελική αξιολόγηση</w:t>
            </w:r>
          </w:p>
        </w:tc>
        <w:tc>
          <w:tcPr>
            <w:tcW w:w="3960" w:type="dxa"/>
          </w:tcPr>
          <w:p w14:paraId="2D08815E" w14:textId="032218CA" w:rsidR="0078036B" w:rsidRPr="00334AF9" w:rsidRDefault="0078036B" w:rsidP="00F144F2">
            <w:pPr>
              <w:rPr>
                <w:szCs w:val="22"/>
              </w:rPr>
            </w:pPr>
            <w:r w:rsidRPr="00334AF9">
              <w:rPr>
                <w:szCs w:val="22"/>
              </w:rPr>
              <w:t xml:space="preserve">Καλύτερο checkpoint στο </w:t>
            </w:r>
            <w:r w:rsidR="004B16A6">
              <w:rPr>
                <w:szCs w:val="22"/>
              </w:rPr>
              <w:t>σύνολο ελέγχου</w:t>
            </w:r>
          </w:p>
        </w:tc>
      </w:tr>
      <w:tr w:rsidR="0078036B" w:rsidRPr="00515F78" w14:paraId="615074B9" w14:textId="77777777" w:rsidTr="00F144F2">
        <w:trPr>
          <w:jc w:val="center"/>
        </w:trPr>
        <w:tc>
          <w:tcPr>
            <w:tcW w:w="1975" w:type="dxa"/>
          </w:tcPr>
          <w:p w14:paraId="547FA1AB" w14:textId="77777777" w:rsidR="0078036B" w:rsidRPr="00334AF9" w:rsidRDefault="0078036B" w:rsidP="00F144F2">
            <w:pPr>
              <w:rPr>
                <w:szCs w:val="22"/>
              </w:rPr>
            </w:pPr>
            <w:r w:rsidRPr="00334AF9">
              <w:rPr>
                <w:szCs w:val="22"/>
              </w:rPr>
              <w:t>Υπολογιστικό περιβάλλον</w:t>
            </w:r>
          </w:p>
        </w:tc>
        <w:tc>
          <w:tcPr>
            <w:tcW w:w="3960" w:type="dxa"/>
          </w:tcPr>
          <w:p w14:paraId="3F6A050C" w14:textId="77777777" w:rsidR="0078036B" w:rsidRPr="008F6840" w:rsidRDefault="0078036B" w:rsidP="00372F7C">
            <w:pPr>
              <w:keepNext/>
              <w:rPr>
                <w:szCs w:val="22"/>
                <w:lang w:val="en-GB"/>
              </w:rPr>
            </w:pPr>
            <w:r w:rsidRPr="008F6840">
              <w:rPr>
                <w:szCs w:val="22"/>
                <w:lang w:val="en-GB"/>
              </w:rPr>
              <w:t>Kaggle, NVIDIA Tesla P100 16 GB</w:t>
            </w:r>
          </w:p>
        </w:tc>
      </w:tr>
    </w:tbl>
    <w:p w14:paraId="066E7A5F" w14:textId="494DE7B4" w:rsidR="000C52B5" w:rsidRDefault="00372F7C" w:rsidP="00372F7C">
      <w:pPr>
        <w:pStyle w:val="ac"/>
        <w:jc w:val="center"/>
      </w:pPr>
      <w:r w:rsidRPr="00334AF9">
        <w:t xml:space="preserve">Πίνακας </w:t>
      </w:r>
      <w:r w:rsidR="000E5B75">
        <w:fldChar w:fldCharType="begin"/>
      </w:r>
      <w:r w:rsidR="000E5B75">
        <w:instrText xml:space="preserve"> SEQ Πίνακας \* ARABIC </w:instrText>
      </w:r>
      <w:r w:rsidR="000E5B75">
        <w:fldChar w:fldCharType="separate"/>
      </w:r>
      <w:ins w:id="291" w:author="Petros Kontos" w:date="2026-09-17T16:51:00Z" w16du:dateUtc="2026-09-17T13:51:00Z">
        <w:r w:rsidR="00BF0A56">
          <w:rPr>
            <w:noProof/>
          </w:rPr>
          <w:t>5</w:t>
        </w:r>
      </w:ins>
      <w:r w:rsidR="000E5B75">
        <w:rPr>
          <w:noProof/>
        </w:rPr>
        <w:fldChar w:fldCharType="end"/>
      </w:r>
      <w:r w:rsidRPr="00334AF9">
        <w:t xml:space="preserve">: Κοινό πειραματικό </w:t>
      </w:r>
      <w:r w:rsidR="00334AF9" w:rsidRPr="00334AF9">
        <w:t>πρωτόκολλο</w:t>
      </w:r>
    </w:p>
    <w:p w14:paraId="2E0B2DA1" w14:textId="47761B1F" w:rsidR="00C161D6" w:rsidRPr="008F6840" w:rsidRDefault="00C161D6" w:rsidP="00C161D6">
      <w:r w:rsidRPr="00C161D6">
        <w:lastRenderedPageBreak/>
        <w:t xml:space="preserve">Κατά την εκπαίδευση χρησιμοποιήθηκαν οι μηχανισμοί ModelCheckpoint και EarlyStopping, με παρακολούθηση του </w:t>
      </w:r>
      <w:r w:rsidR="00BF0A56">
        <w:t>λάθους επικύρωσης</w:t>
      </w:r>
      <w:r w:rsidRPr="00C161D6">
        <w:t xml:space="preserve">. Το καλύτερο checkpoint αποθηκευόταν κάθε φορά που το </w:t>
      </w:r>
      <w:r w:rsidR="00BF0A56">
        <w:t>λάθος επικύρωσης</w:t>
      </w:r>
      <w:r w:rsidR="00BF0A56" w:rsidRPr="00C161D6" w:rsidDel="00BF0A56">
        <w:t xml:space="preserve"> </w:t>
      </w:r>
      <w:r w:rsidRPr="00C161D6">
        <w:t xml:space="preserve">παρουσίαζε βελτίωση, ενώ η εκπαίδευση μπορούσε να διακοπεί όταν δεν παρατηρούνταν βελτίωση για τον προκαθορισμένο αριθμό εποχών (patience). Μετά την ολοκλήρωση της εκπαίδευσης, φορτωνόταν το checkpoint με το χαμηλότερο </w:t>
      </w:r>
      <w:r w:rsidR="00A04303" w:rsidRPr="00A04303">
        <w:t xml:space="preserve">λάθος επικύρωσης </w:t>
      </w:r>
      <w:r w:rsidRPr="00C161D6">
        <w:t xml:space="preserve">και αυτό χρησιμοποιούνταν για την τελική αξιολόγηση στο </w:t>
      </w:r>
      <w:r w:rsidR="003766E3">
        <w:t>σύνολο ελέγχου</w:t>
      </w:r>
      <w:r w:rsidRPr="00C161D6">
        <w:t>.</w:t>
      </w:r>
      <w:r w:rsidR="00EC0C3F">
        <w:t xml:space="preserve"> Το σύνολο ελέγχου δεν χρησιμοποιήθηκε κατά την επιλογή του καλυτέρου μοντέλου. </w:t>
      </w:r>
    </w:p>
    <w:p w14:paraId="2ACD93CF" w14:textId="77777777" w:rsidR="00C161D6" w:rsidRDefault="00C161D6" w:rsidP="00C161D6"/>
    <w:p w14:paraId="09B76E70" w14:textId="77777777" w:rsidR="00C161D6" w:rsidRDefault="00C161D6" w:rsidP="00C161D6"/>
    <w:p w14:paraId="779FC212" w14:textId="77777777" w:rsidR="00C161D6" w:rsidRDefault="00C161D6" w:rsidP="00C161D6"/>
    <w:p w14:paraId="5D57905B" w14:textId="77777777" w:rsidR="00C161D6" w:rsidRDefault="00C161D6" w:rsidP="00C161D6"/>
    <w:p w14:paraId="4611CE01" w14:textId="77777777" w:rsidR="00C161D6" w:rsidRDefault="00C161D6" w:rsidP="00C161D6"/>
    <w:p w14:paraId="388DC9AD" w14:textId="77777777" w:rsidR="00C161D6" w:rsidRDefault="00C161D6" w:rsidP="00C161D6"/>
    <w:p w14:paraId="467E236B" w14:textId="77777777" w:rsidR="00C161D6" w:rsidRDefault="00C161D6" w:rsidP="00C161D6"/>
    <w:p w14:paraId="5440AAB8" w14:textId="77777777" w:rsidR="00C161D6" w:rsidRDefault="00C161D6" w:rsidP="00C161D6"/>
    <w:p w14:paraId="34B82F24" w14:textId="77777777" w:rsidR="00C161D6" w:rsidRDefault="00C161D6" w:rsidP="00C161D6"/>
    <w:p w14:paraId="1609B969" w14:textId="77777777" w:rsidR="00C161D6" w:rsidRDefault="00C161D6" w:rsidP="00C161D6"/>
    <w:p w14:paraId="2DE847EB" w14:textId="77777777" w:rsidR="00C161D6" w:rsidRDefault="00C161D6" w:rsidP="00C161D6"/>
    <w:p w14:paraId="1EF89400" w14:textId="77777777" w:rsidR="00C161D6" w:rsidRDefault="00C161D6" w:rsidP="00C161D6"/>
    <w:p w14:paraId="133FDAB0" w14:textId="77777777" w:rsidR="00C161D6" w:rsidRDefault="00C161D6" w:rsidP="00C161D6"/>
    <w:p w14:paraId="2A911810" w14:textId="77777777" w:rsidR="00C161D6" w:rsidRDefault="00C161D6" w:rsidP="00C161D6"/>
    <w:p w14:paraId="23CAA912" w14:textId="77777777" w:rsidR="00C161D6" w:rsidRDefault="00C161D6" w:rsidP="00C161D6"/>
    <w:p w14:paraId="08E0E7CD" w14:textId="77777777" w:rsidR="00C161D6" w:rsidRDefault="00C161D6" w:rsidP="00C161D6"/>
    <w:p w14:paraId="4849F654" w14:textId="77777777" w:rsidR="00C161D6" w:rsidRDefault="00C161D6" w:rsidP="00C161D6"/>
    <w:p w14:paraId="208B8C07" w14:textId="77777777" w:rsidR="00C161D6" w:rsidRDefault="00C161D6" w:rsidP="00C161D6"/>
    <w:p w14:paraId="01D5395B" w14:textId="77777777" w:rsidR="00C161D6" w:rsidRDefault="00C161D6" w:rsidP="00C161D6"/>
    <w:p w14:paraId="3C603630" w14:textId="77777777" w:rsidR="00C161D6" w:rsidRDefault="00C161D6" w:rsidP="00C161D6"/>
    <w:p w14:paraId="261EC6CF" w14:textId="77777777" w:rsidR="00C161D6" w:rsidRDefault="00C161D6" w:rsidP="00C161D6"/>
    <w:p w14:paraId="022C86CB" w14:textId="12C7D7F4" w:rsidR="00C161D6" w:rsidRPr="00C161D6" w:rsidRDefault="00772354" w:rsidP="00772354">
      <w:pPr>
        <w:spacing w:after="0" w:line="240" w:lineRule="auto"/>
        <w:jc w:val="left"/>
      </w:pPr>
      <w:r>
        <w:br w:type="page"/>
      </w:r>
    </w:p>
    <w:p w14:paraId="5F40AD57" w14:textId="7FED584B" w:rsidR="00334AF9" w:rsidRDefault="00334AF9" w:rsidP="00334AF9">
      <w:pPr>
        <w:pStyle w:val="1"/>
      </w:pPr>
      <w:bookmarkStart w:id="292" w:name="_Toc240123237"/>
      <w:r w:rsidRPr="00334AF9">
        <w:lastRenderedPageBreak/>
        <w:t>Πειράματα - Αποτελέσματα</w:t>
      </w:r>
      <w:bookmarkEnd w:id="292"/>
      <w:r w:rsidRPr="00334AF9">
        <w:t xml:space="preserve">  </w:t>
      </w:r>
    </w:p>
    <w:p w14:paraId="0E3B6E34" w14:textId="48BA38A9" w:rsidR="00520AF7" w:rsidRDefault="00520AF7" w:rsidP="00520AF7">
      <w:pPr>
        <w:pStyle w:val="2"/>
      </w:pPr>
      <w:bookmarkStart w:id="293" w:name="_Toc240123238"/>
      <w:r w:rsidRPr="00520AF7">
        <w:t xml:space="preserve">Αποτελέσματα εκπαίδευσης </w:t>
      </w:r>
      <w:r w:rsidR="00B211C3">
        <w:t xml:space="preserve">από </w:t>
      </w:r>
      <w:r w:rsidRPr="00520AF7">
        <w:t>τυχαία αρχικοποίηση  (from scratch)</w:t>
      </w:r>
      <w:bookmarkEnd w:id="293"/>
    </w:p>
    <w:p w14:paraId="11531595" w14:textId="38D8831D" w:rsidR="00520AF7" w:rsidRPr="00E74FCA" w:rsidRDefault="00520AF7" w:rsidP="00520AF7">
      <w:pPr>
        <w:rPr>
          <w:lang w:val="en-US"/>
          <w:rPrChange w:id="294" w:author="Petros Kontos" w:date="2026-09-16T17:14:00Z" w16du:dateUtc="2026-09-16T14:14:00Z">
            <w:rPr/>
          </w:rPrChange>
        </w:rPr>
      </w:pPr>
      <w:r w:rsidRPr="00520AF7">
        <w:t xml:space="preserve">Αρχικά, τα EfficientNetB2 και MobileNetV1 εκπαιδεύτηκαν με τυχαία αρχικοποίηση βαρών, ώστε να εξεταστεί η απόδοσή τους στο ZooLake χωρίς μεταφορά μάθησης ή αξιοποίηση προεκπαιδευμένων βαρών. Χρησιμοποιήθηκε </w:t>
      </w:r>
      <w:r w:rsidR="00A04303">
        <w:t>η ίδια κεφαλή ταξινόμησης</w:t>
      </w:r>
      <w:r w:rsidRPr="00520AF7">
        <w:t xml:space="preserve"> με τις αντίστοιχες εκτελέσεις </w:t>
      </w:r>
      <w:r w:rsidR="00A04303">
        <w:t xml:space="preserve">με τη μεταφορά μάθησης </w:t>
      </w:r>
      <w:r w:rsidRPr="00520AF7">
        <w:t xml:space="preserve">, ώστε η σύγκριση να είναι όσο το δυνατόν πιο </w:t>
      </w:r>
      <w:r w:rsidR="00DC135F">
        <w:t>αντικειμενική</w:t>
      </w:r>
      <w:r w:rsidRPr="00520AF7">
        <w:t>. Επιπλέον, εκπαιδεύτηκε το Custom CNN, το οποίο αποτελείται από τέσσερα συνελικτικά blocks, ώστε να χρησιμοποιηθεί ως βασικό σημείο αναφοράς και να εξεταστεί η απόδοση μιας απλούστερης αρχιτεκτονικής στο ίδιο σύνολο δεδομένων.</w:t>
      </w:r>
      <w:ins w:id="295" w:author="Petros Kontos" w:date="2026-09-16T17:14:00Z" w16du:dateUtc="2026-09-16T14:14:00Z">
        <w:r w:rsidR="00E74FCA">
          <w:rPr>
            <w:lang w:val="en-US"/>
          </w:rPr>
          <w:t xml:space="preserve"> </w:t>
        </w:r>
      </w:ins>
    </w:p>
    <w:tbl>
      <w:tblPr>
        <w:tblStyle w:val="aa"/>
        <w:tblW w:w="0" w:type="auto"/>
        <w:tblLook w:val="04A0" w:firstRow="1" w:lastRow="0" w:firstColumn="1" w:lastColumn="0" w:noHBand="0" w:noVBand="1"/>
      </w:tblPr>
      <w:tblGrid>
        <w:gridCol w:w="1713"/>
        <w:gridCol w:w="1220"/>
        <w:gridCol w:w="1515"/>
        <w:gridCol w:w="1272"/>
        <w:gridCol w:w="1138"/>
        <w:gridCol w:w="1439"/>
      </w:tblGrid>
      <w:tr w:rsidR="00520AF7" w:rsidRPr="003F4C4E" w14:paraId="6930C573" w14:textId="77777777" w:rsidTr="00245334">
        <w:tc>
          <w:tcPr>
            <w:tcW w:w="0" w:type="auto"/>
          </w:tcPr>
          <w:p w14:paraId="19409737" w14:textId="77777777" w:rsidR="00520AF7" w:rsidRPr="003F4C4E" w:rsidRDefault="00520AF7" w:rsidP="00256E5B">
            <w:pPr>
              <w:rPr>
                <w:b/>
                <w:bCs/>
                <w:sz w:val="24"/>
                <w:szCs w:val="24"/>
              </w:rPr>
            </w:pPr>
            <w:r w:rsidRPr="003F4C4E">
              <w:rPr>
                <w:b/>
                <w:bCs/>
                <w:sz w:val="24"/>
                <w:szCs w:val="24"/>
              </w:rPr>
              <w:t>Μοντέλο</w:t>
            </w:r>
          </w:p>
        </w:tc>
        <w:tc>
          <w:tcPr>
            <w:tcW w:w="0" w:type="auto"/>
          </w:tcPr>
          <w:p w14:paraId="5DF5E794" w14:textId="77777777" w:rsidR="00520AF7" w:rsidRPr="003F4C4E" w:rsidRDefault="00520AF7" w:rsidP="00256E5B">
            <w:pPr>
              <w:rPr>
                <w:b/>
                <w:bCs/>
                <w:sz w:val="24"/>
                <w:szCs w:val="24"/>
              </w:rPr>
            </w:pPr>
            <w:r w:rsidRPr="003F4C4E">
              <w:rPr>
                <w:b/>
                <w:bCs/>
                <w:sz w:val="24"/>
                <w:szCs w:val="24"/>
              </w:rPr>
              <w:t>Accuracy</w:t>
            </w:r>
          </w:p>
        </w:tc>
        <w:tc>
          <w:tcPr>
            <w:tcW w:w="0" w:type="auto"/>
          </w:tcPr>
          <w:p w14:paraId="3DC2075C" w14:textId="77777777" w:rsidR="00520AF7" w:rsidRPr="003F4C4E" w:rsidRDefault="00520AF7" w:rsidP="00256E5B">
            <w:pPr>
              <w:rPr>
                <w:b/>
                <w:bCs/>
                <w:sz w:val="24"/>
                <w:szCs w:val="24"/>
              </w:rPr>
            </w:pPr>
            <w:r w:rsidRPr="003F4C4E">
              <w:rPr>
                <w:b/>
                <w:bCs/>
                <w:sz w:val="24"/>
                <w:szCs w:val="24"/>
              </w:rPr>
              <w:t>Macro-Precision</w:t>
            </w:r>
          </w:p>
        </w:tc>
        <w:tc>
          <w:tcPr>
            <w:tcW w:w="0" w:type="auto"/>
          </w:tcPr>
          <w:p w14:paraId="57A13228" w14:textId="77777777" w:rsidR="00520AF7" w:rsidRPr="003F4C4E" w:rsidRDefault="00520AF7" w:rsidP="00256E5B">
            <w:pPr>
              <w:rPr>
                <w:b/>
                <w:bCs/>
                <w:sz w:val="24"/>
                <w:szCs w:val="24"/>
              </w:rPr>
            </w:pPr>
            <w:r w:rsidRPr="003F4C4E">
              <w:rPr>
                <w:b/>
                <w:bCs/>
                <w:sz w:val="24"/>
                <w:szCs w:val="24"/>
              </w:rPr>
              <w:t>Macro-Recall</w:t>
            </w:r>
          </w:p>
        </w:tc>
        <w:tc>
          <w:tcPr>
            <w:tcW w:w="0" w:type="auto"/>
          </w:tcPr>
          <w:p w14:paraId="5E0E0B49" w14:textId="77777777" w:rsidR="00520AF7" w:rsidRPr="003F4C4E" w:rsidRDefault="00520AF7" w:rsidP="00256E5B">
            <w:pPr>
              <w:rPr>
                <w:b/>
                <w:bCs/>
                <w:sz w:val="24"/>
                <w:szCs w:val="24"/>
              </w:rPr>
            </w:pPr>
            <w:r w:rsidRPr="003F4C4E">
              <w:rPr>
                <w:b/>
                <w:bCs/>
                <w:sz w:val="24"/>
                <w:szCs w:val="24"/>
              </w:rPr>
              <w:t>Macro-F1</w:t>
            </w:r>
          </w:p>
        </w:tc>
        <w:tc>
          <w:tcPr>
            <w:tcW w:w="0" w:type="auto"/>
          </w:tcPr>
          <w:p w14:paraId="5BD3D8CB" w14:textId="77777777" w:rsidR="00520AF7" w:rsidRPr="003F4C4E" w:rsidRDefault="00520AF7" w:rsidP="00256E5B">
            <w:pPr>
              <w:rPr>
                <w:b/>
                <w:bCs/>
                <w:sz w:val="24"/>
                <w:szCs w:val="24"/>
              </w:rPr>
            </w:pPr>
            <w:r w:rsidRPr="003F4C4E">
              <w:rPr>
                <w:b/>
                <w:bCs/>
                <w:sz w:val="24"/>
                <w:szCs w:val="24"/>
              </w:rPr>
              <w:t>Top2-Accuracy</w:t>
            </w:r>
          </w:p>
        </w:tc>
      </w:tr>
      <w:tr w:rsidR="00520AF7" w:rsidRPr="003F4C4E" w14:paraId="1FDEF1A3" w14:textId="77777777" w:rsidTr="00245334">
        <w:tc>
          <w:tcPr>
            <w:tcW w:w="0" w:type="auto"/>
          </w:tcPr>
          <w:p w14:paraId="0F13C797" w14:textId="77777777" w:rsidR="00520AF7" w:rsidRPr="003F4C4E" w:rsidRDefault="00520AF7" w:rsidP="00256E5B">
            <w:pPr>
              <w:rPr>
                <w:sz w:val="24"/>
                <w:szCs w:val="24"/>
              </w:rPr>
            </w:pPr>
            <w:r w:rsidRPr="003F4C4E">
              <w:rPr>
                <w:sz w:val="24"/>
                <w:szCs w:val="24"/>
              </w:rPr>
              <w:t>Custom CNN</w:t>
            </w:r>
          </w:p>
        </w:tc>
        <w:tc>
          <w:tcPr>
            <w:tcW w:w="0" w:type="auto"/>
          </w:tcPr>
          <w:p w14:paraId="04DC942C" w14:textId="77777777" w:rsidR="00520AF7" w:rsidRPr="003F4C4E" w:rsidRDefault="00520AF7" w:rsidP="00256E5B">
            <w:pPr>
              <w:rPr>
                <w:sz w:val="24"/>
                <w:szCs w:val="24"/>
              </w:rPr>
            </w:pPr>
            <w:r w:rsidRPr="003F4C4E">
              <w:rPr>
                <w:sz w:val="24"/>
                <w:szCs w:val="24"/>
              </w:rPr>
              <w:t>92,79%</w:t>
            </w:r>
          </w:p>
        </w:tc>
        <w:tc>
          <w:tcPr>
            <w:tcW w:w="0" w:type="auto"/>
          </w:tcPr>
          <w:p w14:paraId="1D2D04D3" w14:textId="77777777" w:rsidR="00520AF7" w:rsidRPr="003F4C4E" w:rsidRDefault="00520AF7" w:rsidP="00256E5B">
            <w:pPr>
              <w:rPr>
                <w:sz w:val="24"/>
                <w:szCs w:val="24"/>
              </w:rPr>
            </w:pPr>
            <w:r w:rsidRPr="003F4C4E">
              <w:rPr>
                <w:b/>
                <w:bCs/>
                <w:sz w:val="24"/>
                <w:szCs w:val="24"/>
              </w:rPr>
              <w:t>79,37%</w:t>
            </w:r>
          </w:p>
        </w:tc>
        <w:tc>
          <w:tcPr>
            <w:tcW w:w="0" w:type="auto"/>
          </w:tcPr>
          <w:p w14:paraId="631EC5E7" w14:textId="77777777" w:rsidR="00520AF7" w:rsidRPr="003F4C4E" w:rsidRDefault="00520AF7" w:rsidP="00256E5B">
            <w:pPr>
              <w:rPr>
                <w:sz w:val="24"/>
                <w:szCs w:val="24"/>
              </w:rPr>
            </w:pPr>
            <w:r w:rsidRPr="003F4C4E">
              <w:rPr>
                <w:sz w:val="24"/>
                <w:szCs w:val="24"/>
              </w:rPr>
              <w:t>73,10%</w:t>
            </w:r>
          </w:p>
        </w:tc>
        <w:tc>
          <w:tcPr>
            <w:tcW w:w="0" w:type="auto"/>
          </w:tcPr>
          <w:p w14:paraId="2E9B120D" w14:textId="77777777" w:rsidR="00520AF7" w:rsidRPr="003F4C4E" w:rsidRDefault="00520AF7" w:rsidP="00256E5B">
            <w:pPr>
              <w:rPr>
                <w:sz w:val="24"/>
                <w:szCs w:val="24"/>
              </w:rPr>
            </w:pPr>
            <w:r w:rsidRPr="003F4C4E">
              <w:rPr>
                <w:sz w:val="24"/>
                <w:szCs w:val="24"/>
              </w:rPr>
              <w:t>74,39%</w:t>
            </w:r>
          </w:p>
        </w:tc>
        <w:tc>
          <w:tcPr>
            <w:tcW w:w="0" w:type="auto"/>
          </w:tcPr>
          <w:p w14:paraId="0E103C1E" w14:textId="77777777" w:rsidR="00520AF7" w:rsidRPr="003F4C4E" w:rsidRDefault="00520AF7" w:rsidP="00256E5B">
            <w:pPr>
              <w:rPr>
                <w:sz w:val="24"/>
                <w:szCs w:val="24"/>
              </w:rPr>
            </w:pPr>
            <w:r w:rsidRPr="003F4C4E">
              <w:rPr>
                <w:sz w:val="24"/>
                <w:szCs w:val="24"/>
              </w:rPr>
              <w:t>97,62%</w:t>
            </w:r>
          </w:p>
        </w:tc>
      </w:tr>
      <w:tr w:rsidR="00520AF7" w:rsidRPr="003F4C4E" w14:paraId="05F03681" w14:textId="77777777" w:rsidTr="00245334">
        <w:tc>
          <w:tcPr>
            <w:tcW w:w="0" w:type="auto"/>
          </w:tcPr>
          <w:p w14:paraId="46E8D088" w14:textId="77777777" w:rsidR="00520AF7" w:rsidRPr="003F4C4E" w:rsidRDefault="00520AF7" w:rsidP="00256E5B">
            <w:pPr>
              <w:rPr>
                <w:sz w:val="24"/>
                <w:szCs w:val="24"/>
              </w:rPr>
            </w:pPr>
            <w:r w:rsidRPr="003F4C4E">
              <w:rPr>
                <w:sz w:val="24"/>
                <w:szCs w:val="24"/>
              </w:rPr>
              <w:t>EfficientNetB2</w:t>
            </w:r>
          </w:p>
        </w:tc>
        <w:tc>
          <w:tcPr>
            <w:tcW w:w="0" w:type="auto"/>
          </w:tcPr>
          <w:p w14:paraId="6C94D4D5" w14:textId="77777777" w:rsidR="00520AF7" w:rsidRPr="003F4C4E" w:rsidRDefault="00520AF7" w:rsidP="00256E5B">
            <w:pPr>
              <w:rPr>
                <w:sz w:val="24"/>
                <w:szCs w:val="24"/>
              </w:rPr>
            </w:pPr>
            <w:r w:rsidRPr="003F4C4E">
              <w:rPr>
                <w:b/>
                <w:bCs/>
                <w:sz w:val="24"/>
                <w:szCs w:val="24"/>
              </w:rPr>
              <w:t>94,20%</w:t>
            </w:r>
          </w:p>
        </w:tc>
        <w:tc>
          <w:tcPr>
            <w:tcW w:w="0" w:type="auto"/>
          </w:tcPr>
          <w:p w14:paraId="24B5F102" w14:textId="77777777" w:rsidR="00520AF7" w:rsidRPr="003F4C4E" w:rsidRDefault="00520AF7" w:rsidP="00256E5B">
            <w:pPr>
              <w:rPr>
                <w:sz w:val="24"/>
                <w:szCs w:val="24"/>
              </w:rPr>
            </w:pPr>
            <w:r w:rsidRPr="003F4C4E">
              <w:rPr>
                <w:sz w:val="24"/>
                <w:szCs w:val="24"/>
              </w:rPr>
              <w:t>78,88%</w:t>
            </w:r>
          </w:p>
        </w:tc>
        <w:tc>
          <w:tcPr>
            <w:tcW w:w="0" w:type="auto"/>
          </w:tcPr>
          <w:p w14:paraId="72EB967E" w14:textId="77777777" w:rsidR="00520AF7" w:rsidRPr="003F4C4E" w:rsidRDefault="00520AF7" w:rsidP="00256E5B">
            <w:pPr>
              <w:rPr>
                <w:sz w:val="24"/>
                <w:szCs w:val="24"/>
              </w:rPr>
            </w:pPr>
            <w:r w:rsidRPr="003F4C4E">
              <w:rPr>
                <w:sz w:val="24"/>
                <w:szCs w:val="24"/>
              </w:rPr>
              <w:t>79,80%</w:t>
            </w:r>
          </w:p>
        </w:tc>
        <w:tc>
          <w:tcPr>
            <w:tcW w:w="0" w:type="auto"/>
          </w:tcPr>
          <w:p w14:paraId="52F94586" w14:textId="77777777" w:rsidR="00520AF7" w:rsidRPr="003F4C4E" w:rsidRDefault="00520AF7" w:rsidP="00256E5B">
            <w:pPr>
              <w:rPr>
                <w:sz w:val="24"/>
                <w:szCs w:val="24"/>
              </w:rPr>
            </w:pPr>
            <w:r w:rsidRPr="003F4C4E">
              <w:rPr>
                <w:b/>
                <w:bCs/>
                <w:sz w:val="24"/>
                <w:szCs w:val="24"/>
              </w:rPr>
              <w:t>79,08%</w:t>
            </w:r>
          </w:p>
        </w:tc>
        <w:tc>
          <w:tcPr>
            <w:tcW w:w="0" w:type="auto"/>
          </w:tcPr>
          <w:p w14:paraId="3FED194B" w14:textId="77777777" w:rsidR="00520AF7" w:rsidRPr="003F4C4E" w:rsidRDefault="00520AF7" w:rsidP="00256E5B">
            <w:pPr>
              <w:rPr>
                <w:sz w:val="24"/>
                <w:szCs w:val="24"/>
              </w:rPr>
            </w:pPr>
            <w:r w:rsidRPr="003F4C4E">
              <w:rPr>
                <w:sz w:val="24"/>
                <w:szCs w:val="24"/>
              </w:rPr>
              <w:t>97,73%</w:t>
            </w:r>
          </w:p>
        </w:tc>
      </w:tr>
      <w:tr w:rsidR="00520AF7" w:rsidRPr="003F4C4E" w14:paraId="053275F6" w14:textId="77777777" w:rsidTr="00245334">
        <w:tc>
          <w:tcPr>
            <w:tcW w:w="0" w:type="auto"/>
          </w:tcPr>
          <w:p w14:paraId="6B67A7AF" w14:textId="77777777" w:rsidR="00520AF7" w:rsidRPr="003F4C4E" w:rsidRDefault="00520AF7" w:rsidP="00256E5B">
            <w:pPr>
              <w:rPr>
                <w:sz w:val="24"/>
                <w:szCs w:val="24"/>
              </w:rPr>
            </w:pPr>
            <w:r w:rsidRPr="003F4C4E">
              <w:rPr>
                <w:sz w:val="24"/>
                <w:szCs w:val="24"/>
              </w:rPr>
              <w:t>MobileNetV1</w:t>
            </w:r>
          </w:p>
        </w:tc>
        <w:tc>
          <w:tcPr>
            <w:tcW w:w="0" w:type="auto"/>
          </w:tcPr>
          <w:p w14:paraId="0298E6F4" w14:textId="77777777" w:rsidR="00520AF7" w:rsidRPr="003F4C4E" w:rsidRDefault="00520AF7" w:rsidP="00256E5B">
            <w:pPr>
              <w:rPr>
                <w:sz w:val="24"/>
                <w:szCs w:val="24"/>
              </w:rPr>
            </w:pPr>
            <w:r w:rsidRPr="003F4C4E">
              <w:rPr>
                <w:sz w:val="24"/>
                <w:szCs w:val="24"/>
              </w:rPr>
              <w:t>94,02%</w:t>
            </w:r>
          </w:p>
        </w:tc>
        <w:tc>
          <w:tcPr>
            <w:tcW w:w="0" w:type="auto"/>
          </w:tcPr>
          <w:p w14:paraId="3EE0D437" w14:textId="77777777" w:rsidR="00520AF7" w:rsidRPr="003F4C4E" w:rsidRDefault="00520AF7" w:rsidP="00256E5B">
            <w:pPr>
              <w:rPr>
                <w:sz w:val="24"/>
                <w:szCs w:val="24"/>
              </w:rPr>
            </w:pPr>
            <w:r w:rsidRPr="003F4C4E">
              <w:rPr>
                <w:sz w:val="24"/>
                <w:szCs w:val="24"/>
              </w:rPr>
              <w:t>78,65%</w:t>
            </w:r>
          </w:p>
        </w:tc>
        <w:tc>
          <w:tcPr>
            <w:tcW w:w="0" w:type="auto"/>
          </w:tcPr>
          <w:p w14:paraId="523A16F3" w14:textId="77777777" w:rsidR="00520AF7" w:rsidRPr="003F4C4E" w:rsidRDefault="00520AF7" w:rsidP="00256E5B">
            <w:pPr>
              <w:rPr>
                <w:sz w:val="24"/>
                <w:szCs w:val="24"/>
              </w:rPr>
            </w:pPr>
            <w:r w:rsidRPr="003F4C4E">
              <w:rPr>
                <w:b/>
                <w:bCs/>
                <w:sz w:val="24"/>
                <w:szCs w:val="24"/>
              </w:rPr>
              <w:t>80,26%</w:t>
            </w:r>
          </w:p>
        </w:tc>
        <w:tc>
          <w:tcPr>
            <w:tcW w:w="0" w:type="auto"/>
          </w:tcPr>
          <w:p w14:paraId="198F585F" w14:textId="77777777" w:rsidR="00520AF7" w:rsidRPr="003F4C4E" w:rsidRDefault="00520AF7" w:rsidP="00256E5B">
            <w:pPr>
              <w:rPr>
                <w:sz w:val="24"/>
                <w:szCs w:val="24"/>
              </w:rPr>
            </w:pPr>
            <w:r w:rsidRPr="003F4C4E">
              <w:rPr>
                <w:sz w:val="24"/>
                <w:szCs w:val="24"/>
              </w:rPr>
              <w:t>78,00%</w:t>
            </w:r>
          </w:p>
        </w:tc>
        <w:tc>
          <w:tcPr>
            <w:tcW w:w="0" w:type="auto"/>
          </w:tcPr>
          <w:p w14:paraId="2B3E0429" w14:textId="77777777" w:rsidR="00520AF7" w:rsidRPr="003F4C4E" w:rsidRDefault="00520AF7" w:rsidP="00520AF7">
            <w:pPr>
              <w:keepNext/>
              <w:rPr>
                <w:sz w:val="24"/>
                <w:szCs w:val="24"/>
              </w:rPr>
            </w:pPr>
            <w:r w:rsidRPr="003F4C4E">
              <w:rPr>
                <w:b/>
                <w:bCs/>
                <w:sz w:val="24"/>
                <w:szCs w:val="24"/>
              </w:rPr>
              <w:t>97,92%</w:t>
            </w:r>
          </w:p>
        </w:tc>
      </w:tr>
    </w:tbl>
    <w:p w14:paraId="61A88699" w14:textId="1CAF662E" w:rsidR="00520AF7" w:rsidRPr="008F6840" w:rsidRDefault="00520AF7" w:rsidP="00520AF7">
      <w:pPr>
        <w:pStyle w:val="ac"/>
        <w:jc w:val="center"/>
      </w:pPr>
      <w:r>
        <w:t xml:space="preserve">Πίνακας </w:t>
      </w:r>
      <w:r w:rsidR="000E5B75">
        <w:fldChar w:fldCharType="begin"/>
      </w:r>
      <w:r w:rsidR="000E5B75">
        <w:instrText xml:space="preserve"> SEQ Πίνακας \* ARABIC </w:instrText>
      </w:r>
      <w:r w:rsidR="000E5B75">
        <w:fldChar w:fldCharType="separate"/>
      </w:r>
      <w:ins w:id="296" w:author="Petros Kontos" w:date="2026-09-17T15:22:00Z" w16du:dateUtc="2026-09-17T12:22:00Z">
        <w:r w:rsidR="00071434">
          <w:rPr>
            <w:noProof/>
          </w:rPr>
          <w:t>6</w:t>
        </w:r>
      </w:ins>
      <w:r w:rsidR="000E5B75">
        <w:rPr>
          <w:noProof/>
        </w:rPr>
        <w:fldChar w:fldCharType="end"/>
      </w:r>
      <w:r w:rsidRPr="008F6840">
        <w:t>:</w:t>
      </w:r>
      <w:r w:rsidRPr="00520AF7">
        <w:t xml:space="preserve"> </w:t>
      </w:r>
      <w:r w:rsidRPr="003F4C4E">
        <w:t>Αποτελέσματα των μοντέλων που εκπαιδεύτηκαν από τυχαία αρχικοποίηση</w:t>
      </w:r>
      <w:r w:rsidR="00A04303">
        <w:t xml:space="preserve"> βαρών</w:t>
      </w:r>
      <w:r w:rsidRPr="003F4C4E">
        <w:t>.</w:t>
      </w:r>
    </w:p>
    <w:p w14:paraId="170A55FF" w14:textId="04CA0755" w:rsidR="006D43F3" w:rsidRPr="003F4C4E" w:rsidRDefault="006D43F3" w:rsidP="006D43F3">
      <w:r w:rsidRPr="003F4C4E">
        <w:t xml:space="preserve">Από τα αποτελέσματα του </w:t>
      </w:r>
      <w:r w:rsidR="00943825">
        <w:t>Πίνακα 5</w:t>
      </w:r>
      <w:r w:rsidRPr="003F4C4E">
        <w:t xml:space="preserve"> παρατηρείται ότι το EfficientNetB2 παρουσίασε την καλύτερη συνολική επίδοση μεταξύ των μοντέλων που εκπαιδεύτηκαν από την αρχή. Πέτυχε το υψηλότερο Accuracy, 94,20%, και Macro-F1, 79,08%. Το MobileNetV1 είχε αρκετά κοντινή επίδοση, με Accuracy 94,02% και Macro-F1 78,00%. Το Custom CNN, ενώ είχε το καλύτερο Macro-Precision, με 79,37%, είχε χαμηλότερο Accuracy, 92,79%, και Macro-F1, 74,39%. Το EfficientNetB2 ξεπέρασε το Custom CNN κατά 1,41 ποσοστιαίες μονάδες στο Accuracy και κατά 4,69 ποσοστιαίες μονάδες στο Macro-F1.</w:t>
      </w:r>
    </w:p>
    <w:p w14:paraId="4E51329E" w14:textId="2A4025DC" w:rsidR="006D43F3" w:rsidRDefault="006D43F3" w:rsidP="006D43F3">
      <w:pPr>
        <w:rPr>
          <w:ins w:id="297" w:author="Petros Kontos" w:date="2026-09-16T13:10:00Z" w16du:dateUtc="2026-09-16T10:10:00Z"/>
          <w:lang w:val="en-US"/>
        </w:rPr>
      </w:pPr>
      <w:r w:rsidRPr="003F4C4E">
        <w:t xml:space="preserve">Τα αποτελέσματα δείχνουν ότι τα EfficientNetB2 και MobileNetV1 απέδωσαν καλύτερα από το απλούστερο Custom CNN, ακόμη και χωρίς προεκπαιδευμένα βάρη. Τα δύο αυτά μοντέλα, όμως, διαθέτουν πολύ περισσότερες παραμέτρους και είναι μεγαλύτερες </w:t>
      </w:r>
      <w:r w:rsidRPr="003F4C4E">
        <w:lastRenderedPageBreak/>
        <w:t xml:space="preserve">αρχιτεκτονικές. Από την άλλη, ένα απλό CNN μπορεί να ανταπεξέλθει αρκετά καλά σε σύγκριση με τις μεγαλύτερες αρχιτεκτονικές.  Και τα τρία μοντέλα είχαν Top-2 Accuracy πάνω από 97%, επομένως η πραγματική κλάση βρισκόταν πολύ συχνά στις δύο πιθανότερες προβλέψεις. </w:t>
      </w:r>
      <w:commentRangeStart w:id="298"/>
      <w:r w:rsidRPr="003F4C4E">
        <w:t>Παρ’ όλα αυτά, η διαφορά μεταξύ Accuracy και Macro-F1 δείχνει ότι τα μοντέλα δεν αποδίδουν το ίδιο καλά σε όλες τις κλάσεις, κάτι που συνδέεται με την ανισορροπία του ZooLake</w:t>
      </w:r>
      <w:r w:rsidR="00365D07">
        <w:rPr>
          <w:lang w:val="en-US"/>
        </w:rPr>
        <w:t xml:space="preserve">, </w:t>
      </w:r>
      <w:r w:rsidR="00365D07">
        <w:t xml:space="preserve">όπως φαίνεται και στους πίνακες </w:t>
      </w:r>
      <w:r w:rsidR="00214254">
        <w:t>σύγχυσης</w:t>
      </w:r>
      <w:r w:rsidR="00365D07">
        <w:t xml:space="preserve"> στα σχήματα</w:t>
      </w:r>
      <w:r w:rsidR="00281992">
        <w:t xml:space="preserve"> 5</w:t>
      </w:r>
      <w:r w:rsidR="00D1544D">
        <w:t xml:space="preserve"> και </w:t>
      </w:r>
      <w:r w:rsidR="00281992">
        <w:t>6</w:t>
      </w:r>
      <w:r w:rsidR="00D1544D">
        <w:t xml:space="preserve"> αντίστοιχα</w:t>
      </w:r>
      <w:r w:rsidRPr="003F4C4E">
        <w:t>. Στην επόμενη ενότητα θα δούμε πώς μπορούν να αποδώσουν με μεταφορά μάθησης (transfer learning).</w:t>
      </w:r>
      <w:commentRangeEnd w:id="298"/>
      <w:r w:rsidR="00F176FF">
        <w:rPr>
          <w:rStyle w:val="af1"/>
          <w:sz w:val="22"/>
          <w:szCs w:val="20"/>
          <w:lang w:val="en-US"/>
        </w:rPr>
        <w:commentReference w:id="298"/>
      </w:r>
    </w:p>
    <w:p w14:paraId="2C726E35" w14:textId="77777777" w:rsidR="00D1544D" w:rsidRDefault="00365D07" w:rsidP="00D1544D">
      <w:pPr>
        <w:keepNext/>
        <w:rPr>
          <w:ins w:id="299" w:author="Petros Kontos" w:date="2026-09-16T13:15:00Z" w16du:dateUtc="2026-09-16T10:15:00Z"/>
        </w:rPr>
        <w:pPrChange w:id="300" w:author="Petros Kontos" w:date="2026-09-16T13:15:00Z" w16du:dateUtc="2026-09-16T10:15:00Z">
          <w:pPr/>
        </w:pPrChange>
      </w:pPr>
      <w:ins w:id="301" w:author="Petros Kontos" w:date="2026-09-16T13:11:00Z" w16du:dateUtc="2026-09-16T10:11:00Z">
        <w:r>
          <w:rPr>
            <w:noProof/>
            <w:lang w:val="en-US"/>
          </w:rPr>
          <w:drawing>
            <wp:inline distT="0" distB="0" distL="0" distR="0" wp14:anchorId="52FA3526" wp14:editId="2D1E192A">
              <wp:extent cx="5274945" cy="4762500"/>
              <wp:effectExtent l="0" t="0" r="1905" b="0"/>
              <wp:docPr id="1729477563" name="Γραφικό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7563" name="Γραφικό 1729477563"/>
                      <pic:cNvPicPr/>
                    </pic:nvPicPr>
                    <pic:blipFill>
                      <a:blip r:embed="rId29">
                        <a:extLst>
                          <a:ext uri="{96DAC541-7B7A-43D3-8B79-37D633B846F1}">
                            <asvg:svgBlip xmlns:asvg="http://schemas.microsoft.com/office/drawing/2016/SVG/main" r:embed="rId30"/>
                          </a:ext>
                        </a:extLst>
                      </a:blip>
                      <a:stretch>
                        <a:fillRect/>
                      </a:stretch>
                    </pic:blipFill>
                    <pic:spPr>
                      <a:xfrm>
                        <a:off x="0" y="0"/>
                        <a:ext cx="5274945" cy="4762500"/>
                      </a:xfrm>
                      <a:prstGeom prst="rect">
                        <a:avLst/>
                      </a:prstGeom>
                    </pic:spPr>
                  </pic:pic>
                </a:graphicData>
              </a:graphic>
            </wp:inline>
          </w:drawing>
        </w:r>
      </w:ins>
    </w:p>
    <w:p w14:paraId="2CC6EEFD" w14:textId="41D99446" w:rsidR="00365D07" w:rsidRDefault="00D1544D" w:rsidP="00D1544D">
      <w:pPr>
        <w:pStyle w:val="ac"/>
        <w:jc w:val="center"/>
        <w:rPr>
          <w:ins w:id="302" w:author="Petros Kontos" w:date="2026-09-16T13:17:00Z" w16du:dateUtc="2026-09-16T10:17:00Z"/>
        </w:rPr>
      </w:pPr>
      <w:ins w:id="303" w:author="Petros Kontos" w:date="2026-09-16T13:15:00Z" w16du:dateUtc="2026-09-16T10:15:00Z">
        <w:r>
          <w:t xml:space="preserve">Σχήμα </w:t>
        </w:r>
        <w:r>
          <w:fldChar w:fldCharType="begin"/>
        </w:r>
        <w:r>
          <w:instrText xml:space="preserve"> SEQ Σχήμα \* ARABIC </w:instrText>
        </w:r>
      </w:ins>
      <w:r>
        <w:fldChar w:fldCharType="separate"/>
      </w:r>
      <w:ins w:id="304" w:author="Petros Kontos" w:date="2026-09-17T18:28:00Z" w16du:dateUtc="2026-09-17T15:28:00Z">
        <w:r w:rsidR="00157B21">
          <w:rPr>
            <w:noProof/>
          </w:rPr>
          <w:t>8</w:t>
        </w:r>
      </w:ins>
      <w:ins w:id="305" w:author="Petros Kontos" w:date="2026-09-16T13:15:00Z" w16du:dateUtc="2026-09-16T10:15:00Z">
        <w:r>
          <w:fldChar w:fldCharType="end"/>
        </w:r>
        <w:r>
          <w:rPr>
            <w:lang w:val="en-US"/>
          </w:rPr>
          <w:t xml:space="preserve">: </w:t>
        </w:r>
      </w:ins>
      <w:ins w:id="306" w:author="Petros Kontos" w:date="2026-09-16T13:16:00Z" w16du:dateUtc="2026-09-16T10:16:00Z">
        <w:r>
          <w:t>Πίνακας</w:t>
        </w:r>
      </w:ins>
      <w:ins w:id="307" w:author="Petros Kontos" w:date="2026-09-16T13:15:00Z" w16du:dateUtc="2026-09-16T10:15:00Z">
        <w:r>
          <w:t xml:space="preserve"> </w:t>
        </w:r>
      </w:ins>
      <w:ins w:id="308" w:author="Petros Kontos" w:date="2026-09-16T13:16:00Z" w16du:dateUtc="2026-09-16T10:16:00Z">
        <w:r>
          <w:t>σύγχυσης</w:t>
        </w:r>
      </w:ins>
      <w:ins w:id="309" w:author="Petros Kontos" w:date="2026-09-16T13:15:00Z" w16du:dateUtc="2026-09-16T10:15:00Z">
        <w:r>
          <w:t xml:space="preserve"> για το μοντέλο </w:t>
        </w:r>
        <w:r>
          <w:rPr>
            <w:lang w:val="en-US"/>
          </w:rPr>
          <w:t>EfficientNetB2</w:t>
        </w:r>
        <w:r>
          <w:t xml:space="preserve"> με </w:t>
        </w:r>
      </w:ins>
      <w:ins w:id="310" w:author="Petros Kontos" w:date="2026-09-16T13:16:00Z" w16du:dateUtc="2026-09-16T10:16:00Z">
        <w:r>
          <w:t>εκπαίδευση</w:t>
        </w:r>
      </w:ins>
      <w:ins w:id="311" w:author="Petros Kontos" w:date="2026-09-16T13:15:00Z" w16du:dateUtc="2026-09-16T10:15:00Z">
        <w:r>
          <w:t xml:space="preserve"> </w:t>
        </w:r>
      </w:ins>
      <w:ins w:id="312" w:author="Petros Kontos" w:date="2026-09-16T13:16:00Z" w16du:dateUtc="2026-09-16T10:16:00Z">
        <w:r>
          <w:t>χωρίς προεκπαιδευμένα βάρη.</w:t>
        </w:r>
      </w:ins>
    </w:p>
    <w:p w14:paraId="04751271" w14:textId="77777777" w:rsidR="00D1544D" w:rsidRDefault="00D1544D" w:rsidP="00D1544D">
      <w:pPr>
        <w:keepNext/>
        <w:rPr>
          <w:ins w:id="313" w:author="Petros Kontos" w:date="2026-09-16T13:18:00Z" w16du:dateUtc="2026-09-16T10:18:00Z"/>
        </w:rPr>
        <w:pPrChange w:id="314" w:author="Petros Kontos" w:date="2026-09-16T13:18:00Z" w16du:dateUtc="2026-09-16T10:18:00Z">
          <w:pPr/>
        </w:pPrChange>
      </w:pPr>
      <w:ins w:id="315" w:author="Petros Kontos" w:date="2026-09-16T13:18:00Z" w16du:dateUtc="2026-09-16T10:18:00Z">
        <w:r>
          <w:rPr>
            <w:noProof/>
          </w:rPr>
          <w:lastRenderedPageBreak/>
          <w:drawing>
            <wp:inline distT="0" distB="0" distL="0" distR="0" wp14:anchorId="422263E7" wp14:editId="3C91DA9B">
              <wp:extent cx="5274945" cy="4762500"/>
              <wp:effectExtent l="0" t="0" r="1905" b="0"/>
              <wp:docPr id="454617566" name="Γραφικό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17566" name="Γραφικό 454617566"/>
                      <pic:cNvPicPr/>
                    </pic:nvPicPr>
                    <pic:blipFill>
                      <a:blip r:embed="rId31">
                        <a:extLst>
                          <a:ext uri="{96DAC541-7B7A-43D3-8B79-37D633B846F1}">
                            <asvg:svgBlip xmlns:asvg="http://schemas.microsoft.com/office/drawing/2016/SVG/main" r:embed="rId32"/>
                          </a:ext>
                        </a:extLst>
                      </a:blip>
                      <a:stretch>
                        <a:fillRect/>
                      </a:stretch>
                    </pic:blipFill>
                    <pic:spPr>
                      <a:xfrm>
                        <a:off x="0" y="0"/>
                        <a:ext cx="5274945" cy="4762500"/>
                      </a:xfrm>
                      <a:prstGeom prst="rect">
                        <a:avLst/>
                      </a:prstGeom>
                    </pic:spPr>
                  </pic:pic>
                </a:graphicData>
              </a:graphic>
            </wp:inline>
          </w:drawing>
        </w:r>
      </w:ins>
    </w:p>
    <w:p w14:paraId="413DBD23" w14:textId="44613F60" w:rsidR="00D1544D" w:rsidRPr="00D1544D" w:rsidRDefault="00D1544D" w:rsidP="00D1544D">
      <w:pPr>
        <w:pStyle w:val="ac"/>
        <w:jc w:val="center"/>
        <w:rPr>
          <w:lang w:val="en-US"/>
          <w:rPrChange w:id="316" w:author="Petros Kontos" w:date="2026-09-16T13:18:00Z" w16du:dateUtc="2026-09-16T10:18:00Z">
            <w:rPr/>
          </w:rPrChange>
        </w:rPr>
        <w:pPrChange w:id="317" w:author="Petros Kontos" w:date="2026-09-16T13:18:00Z" w16du:dateUtc="2026-09-16T10:18:00Z">
          <w:pPr/>
        </w:pPrChange>
      </w:pPr>
      <w:ins w:id="318" w:author="Petros Kontos" w:date="2026-09-16T13:18:00Z" w16du:dateUtc="2026-09-16T10:18:00Z">
        <w:r>
          <w:t xml:space="preserve">Σχήμα </w:t>
        </w:r>
        <w:r>
          <w:fldChar w:fldCharType="begin"/>
        </w:r>
        <w:r>
          <w:instrText xml:space="preserve"> SEQ Σχήμα \* ARABIC </w:instrText>
        </w:r>
      </w:ins>
      <w:r>
        <w:fldChar w:fldCharType="separate"/>
      </w:r>
      <w:ins w:id="319" w:author="Petros Kontos" w:date="2026-09-17T18:28:00Z" w16du:dateUtc="2026-09-17T15:28:00Z">
        <w:r w:rsidR="00157B21">
          <w:rPr>
            <w:noProof/>
          </w:rPr>
          <w:t>9</w:t>
        </w:r>
      </w:ins>
      <w:ins w:id="320" w:author="Petros Kontos" w:date="2026-09-16T13:18:00Z" w16du:dateUtc="2026-09-16T10:18:00Z">
        <w:r>
          <w:fldChar w:fldCharType="end"/>
        </w:r>
        <w:r>
          <w:rPr>
            <w:lang w:val="en-US"/>
          </w:rPr>
          <w:t xml:space="preserve">: </w:t>
        </w:r>
        <w:r>
          <w:t xml:space="preserve">Πίνακας σύγχυσης για το μοντέλο </w:t>
        </w:r>
        <w:r>
          <w:rPr>
            <w:lang w:val="en-US"/>
          </w:rPr>
          <w:t>MobileNetV1</w:t>
        </w:r>
        <w:r>
          <w:t xml:space="preserve"> με εκπαίδευση χωρίς προεκπαιδευμένα βάρη.</w:t>
        </w:r>
      </w:ins>
    </w:p>
    <w:p w14:paraId="1B68D28B" w14:textId="27E4F873" w:rsidR="006D43F3" w:rsidRDefault="006D43F3" w:rsidP="006D43F3">
      <w:pPr>
        <w:pStyle w:val="2"/>
      </w:pPr>
      <w:bookmarkStart w:id="321" w:name="_Toc240123239"/>
      <w:r w:rsidRPr="003F4C4E">
        <w:t>Αποτελέσματα μεταφοράς μάθησης</w:t>
      </w:r>
      <w:bookmarkEnd w:id="321"/>
    </w:p>
    <w:p w14:paraId="42A8CE5F" w14:textId="0A963CE3" w:rsidR="004C22DE" w:rsidRDefault="004C22DE" w:rsidP="004C22DE">
      <w:r w:rsidRPr="004C22DE">
        <w:t>Στη συνέχεια, εξετάστηκε η απόδοση των EfficientNetB2 και MobileNetV1 με τη χρήση μεταφοράς μάθησης</w:t>
      </w:r>
      <w:r w:rsidR="003D6EFA">
        <w:t xml:space="preserve"> </w:t>
      </w:r>
      <w:r w:rsidRPr="004C22DE">
        <w:t xml:space="preserve">(transfer learning). Τα δίκτυα </w:t>
      </w:r>
      <w:r w:rsidR="00D1462C" w:rsidRPr="004C22DE">
        <w:t>φορτώθηκ</w:t>
      </w:r>
      <w:r w:rsidR="006E4789">
        <w:t>αν</w:t>
      </w:r>
      <w:r w:rsidRPr="004C22DE">
        <w:t xml:space="preserve"> με τα  βάρη </w:t>
      </w:r>
      <w:r w:rsidR="00B211C3">
        <w:t xml:space="preserve">από </w:t>
      </w:r>
      <w:r w:rsidRPr="004C22DE">
        <w:t xml:space="preserve">το  </w:t>
      </w:r>
      <w:r w:rsidR="00D1462C" w:rsidRPr="004C22DE">
        <w:t>ImageNet</w:t>
      </w:r>
      <w:r w:rsidRPr="004C22DE">
        <w:t xml:space="preserve"> και κρατήθηκε παγωμένο το </w:t>
      </w:r>
      <w:r w:rsidR="00D1462C" w:rsidRPr="004C22DE">
        <w:t>συνελικτικό</w:t>
      </w:r>
      <w:r w:rsidRPr="004C22DE">
        <w:t xml:space="preserve"> backbone </w:t>
      </w:r>
      <w:r w:rsidR="00D1462C" w:rsidRPr="004C22DE">
        <w:t>ώστε</w:t>
      </w:r>
      <w:r w:rsidRPr="004C22DE">
        <w:t xml:space="preserve"> να </w:t>
      </w:r>
      <w:r w:rsidR="00D1462C" w:rsidRPr="004C22DE">
        <w:t>εκπαιδευτεί</w:t>
      </w:r>
      <w:r w:rsidRPr="004C22DE">
        <w:t xml:space="preserve"> μόνο </w:t>
      </w:r>
      <w:del w:id="322" w:author="Petros Kontos" w:date="2026-09-17T16:28:00Z" w16du:dateUtc="2026-09-17T13:28:00Z">
        <w:r w:rsidRPr="004C22DE" w:rsidDel="002C0125">
          <w:delText>το classification head</w:delText>
        </w:r>
      </w:del>
      <w:ins w:id="323" w:author="Petros Kontos" w:date="2026-09-17T16:28:00Z" w16du:dateUtc="2026-09-17T13:28:00Z">
        <w:r w:rsidR="002C0125">
          <w:t>η κεφαλή ταξινόμησης</w:t>
        </w:r>
      </w:ins>
      <w:r w:rsidRPr="004C22DE">
        <w:t xml:space="preserve"> για τις 35 κλάσεις του Zoolake. Σκοπός ήταν να εξεταστεί κατά πόσο τα προεκπαιδευμένα χαρακτηριστικά βοηθούν στην απόδοση.  </w:t>
      </w:r>
    </w:p>
    <w:tbl>
      <w:tblPr>
        <w:tblStyle w:val="aa"/>
        <w:tblW w:w="0" w:type="auto"/>
        <w:tblLayout w:type="fixed"/>
        <w:tblLook w:val="04A0" w:firstRow="1" w:lastRow="0" w:firstColumn="1" w:lastColumn="0" w:noHBand="0" w:noVBand="1"/>
      </w:tblPr>
      <w:tblGrid>
        <w:gridCol w:w="1685"/>
        <w:gridCol w:w="1201"/>
        <w:gridCol w:w="1238"/>
        <w:gridCol w:w="996"/>
        <w:gridCol w:w="1059"/>
        <w:gridCol w:w="1201"/>
      </w:tblGrid>
      <w:tr w:rsidR="007B300F" w:rsidRPr="00245334" w14:paraId="033CC7E9" w14:textId="77777777" w:rsidTr="00245334">
        <w:tc>
          <w:tcPr>
            <w:tcW w:w="1685" w:type="dxa"/>
          </w:tcPr>
          <w:p w14:paraId="1EE497DE" w14:textId="77777777" w:rsidR="007B300F" w:rsidRPr="00245334" w:rsidRDefault="007B300F" w:rsidP="00256E5B">
            <w:pPr>
              <w:rPr>
                <w:b/>
                <w:bCs/>
                <w:szCs w:val="22"/>
              </w:rPr>
            </w:pPr>
            <w:r w:rsidRPr="00245334">
              <w:rPr>
                <w:b/>
                <w:bCs/>
                <w:szCs w:val="22"/>
              </w:rPr>
              <w:t>Μοντέλο</w:t>
            </w:r>
          </w:p>
        </w:tc>
        <w:tc>
          <w:tcPr>
            <w:tcW w:w="1201" w:type="dxa"/>
          </w:tcPr>
          <w:p w14:paraId="7BA42321" w14:textId="77777777" w:rsidR="007B300F" w:rsidRPr="00245334" w:rsidRDefault="007B300F" w:rsidP="00256E5B">
            <w:pPr>
              <w:rPr>
                <w:b/>
                <w:bCs/>
                <w:szCs w:val="22"/>
              </w:rPr>
            </w:pPr>
            <w:r w:rsidRPr="00245334">
              <w:rPr>
                <w:b/>
                <w:bCs/>
                <w:szCs w:val="22"/>
              </w:rPr>
              <w:t>Accuracy</w:t>
            </w:r>
          </w:p>
        </w:tc>
        <w:tc>
          <w:tcPr>
            <w:tcW w:w="1238" w:type="dxa"/>
          </w:tcPr>
          <w:p w14:paraId="62E4AA03" w14:textId="77777777" w:rsidR="007B300F" w:rsidRPr="00245334" w:rsidRDefault="007B300F" w:rsidP="00256E5B">
            <w:pPr>
              <w:rPr>
                <w:b/>
                <w:bCs/>
                <w:szCs w:val="22"/>
              </w:rPr>
            </w:pPr>
            <w:r w:rsidRPr="00245334">
              <w:rPr>
                <w:b/>
                <w:bCs/>
                <w:szCs w:val="22"/>
              </w:rPr>
              <w:t>Macro-Precision</w:t>
            </w:r>
          </w:p>
        </w:tc>
        <w:tc>
          <w:tcPr>
            <w:tcW w:w="996" w:type="dxa"/>
          </w:tcPr>
          <w:p w14:paraId="795B2D32" w14:textId="77777777" w:rsidR="007B300F" w:rsidRPr="00245334" w:rsidRDefault="007B300F" w:rsidP="00256E5B">
            <w:pPr>
              <w:rPr>
                <w:b/>
                <w:bCs/>
                <w:szCs w:val="22"/>
              </w:rPr>
            </w:pPr>
            <w:r w:rsidRPr="00245334">
              <w:rPr>
                <w:b/>
                <w:bCs/>
                <w:szCs w:val="22"/>
              </w:rPr>
              <w:t>Macro-Recall</w:t>
            </w:r>
          </w:p>
        </w:tc>
        <w:tc>
          <w:tcPr>
            <w:tcW w:w="1059" w:type="dxa"/>
          </w:tcPr>
          <w:p w14:paraId="39E1DDE3" w14:textId="77777777" w:rsidR="007B300F" w:rsidRPr="00245334" w:rsidRDefault="007B300F" w:rsidP="00256E5B">
            <w:pPr>
              <w:rPr>
                <w:b/>
                <w:bCs/>
                <w:szCs w:val="22"/>
              </w:rPr>
            </w:pPr>
            <w:r w:rsidRPr="00245334">
              <w:rPr>
                <w:b/>
                <w:bCs/>
                <w:szCs w:val="22"/>
              </w:rPr>
              <w:t>Macro-F1</w:t>
            </w:r>
          </w:p>
        </w:tc>
        <w:tc>
          <w:tcPr>
            <w:tcW w:w="1201" w:type="dxa"/>
          </w:tcPr>
          <w:p w14:paraId="290A17B8" w14:textId="77777777" w:rsidR="007B300F" w:rsidRPr="00245334" w:rsidRDefault="007B300F" w:rsidP="00256E5B">
            <w:pPr>
              <w:rPr>
                <w:b/>
                <w:bCs/>
                <w:szCs w:val="22"/>
              </w:rPr>
            </w:pPr>
            <w:r w:rsidRPr="00245334">
              <w:rPr>
                <w:b/>
                <w:bCs/>
                <w:szCs w:val="22"/>
              </w:rPr>
              <w:t>Top-2 Accuracy</w:t>
            </w:r>
          </w:p>
        </w:tc>
      </w:tr>
      <w:tr w:rsidR="007B300F" w:rsidRPr="00245334" w14:paraId="05919DE5" w14:textId="77777777" w:rsidTr="00245334">
        <w:tc>
          <w:tcPr>
            <w:tcW w:w="1685" w:type="dxa"/>
          </w:tcPr>
          <w:p w14:paraId="4DCDF5DC" w14:textId="77777777" w:rsidR="007B300F" w:rsidRPr="00245334" w:rsidRDefault="007B300F" w:rsidP="00256E5B">
            <w:pPr>
              <w:rPr>
                <w:szCs w:val="22"/>
              </w:rPr>
            </w:pPr>
            <w:r w:rsidRPr="00245334">
              <w:rPr>
                <w:szCs w:val="22"/>
              </w:rPr>
              <w:t>EfficientNetB2</w:t>
            </w:r>
          </w:p>
        </w:tc>
        <w:tc>
          <w:tcPr>
            <w:tcW w:w="1201" w:type="dxa"/>
          </w:tcPr>
          <w:p w14:paraId="357FE1A1" w14:textId="77777777" w:rsidR="007B300F" w:rsidRPr="00245334" w:rsidRDefault="007B300F" w:rsidP="00256E5B">
            <w:pPr>
              <w:rPr>
                <w:szCs w:val="22"/>
              </w:rPr>
            </w:pPr>
            <w:r w:rsidRPr="00245334">
              <w:rPr>
                <w:szCs w:val="22"/>
              </w:rPr>
              <w:t>92,72%</w:t>
            </w:r>
          </w:p>
        </w:tc>
        <w:tc>
          <w:tcPr>
            <w:tcW w:w="1238" w:type="dxa"/>
          </w:tcPr>
          <w:p w14:paraId="05FFBC20" w14:textId="77777777" w:rsidR="007B300F" w:rsidRPr="00245334" w:rsidRDefault="007B300F" w:rsidP="00256E5B">
            <w:pPr>
              <w:rPr>
                <w:szCs w:val="22"/>
              </w:rPr>
            </w:pPr>
            <w:r w:rsidRPr="00245334">
              <w:rPr>
                <w:szCs w:val="22"/>
              </w:rPr>
              <w:t>82,32%</w:t>
            </w:r>
          </w:p>
        </w:tc>
        <w:tc>
          <w:tcPr>
            <w:tcW w:w="996" w:type="dxa"/>
          </w:tcPr>
          <w:p w14:paraId="3EE0DAE9" w14:textId="77777777" w:rsidR="007B300F" w:rsidRPr="00245334" w:rsidRDefault="007B300F" w:rsidP="00256E5B">
            <w:pPr>
              <w:rPr>
                <w:szCs w:val="22"/>
              </w:rPr>
            </w:pPr>
            <w:r w:rsidRPr="00245334">
              <w:rPr>
                <w:szCs w:val="22"/>
              </w:rPr>
              <w:t>77,24%</w:t>
            </w:r>
          </w:p>
        </w:tc>
        <w:tc>
          <w:tcPr>
            <w:tcW w:w="1059" w:type="dxa"/>
          </w:tcPr>
          <w:p w14:paraId="533AFAD4" w14:textId="77777777" w:rsidR="007B300F" w:rsidRPr="00245334" w:rsidRDefault="007B300F" w:rsidP="00256E5B">
            <w:pPr>
              <w:rPr>
                <w:szCs w:val="22"/>
              </w:rPr>
            </w:pPr>
            <w:r w:rsidRPr="00245334">
              <w:rPr>
                <w:szCs w:val="22"/>
              </w:rPr>
              <w:t>78,29%</w:t>
            </w:r>
          </w:p>
        </w:tc>
        <w:tc>
          <w:tcPr>
            <w:tcW w:w="1201" w:type="dxa"/>
          </w:tcPr>
          <w:p w14:paraId="18B57D38" w14:textId="77777777" w:rsidR="007B300F" w:rsidRPr="00245334" w:rsidRDefault="007B300F" w:rsidP="00256E5B">
            <w:pPr>
              <w:rPr>
                <w:szCs w:val="22"/>
              </w:rPr>
            </w:pPr>
            <w:r w:rsidRPr="00245334">
              <w:rPr>
                <w:szCs w:val="22"/>
              </w:rPr>
              <w:t>96,95%</w:t>
            </w:r>
          </w:p>
        </w:tc>
      </w:tr>
      <w:tr w:rsidR="007B300F" w:rsidRPr="00245334" w14:paraId="339BF5B5" w14:textId="77777777" w:rsidTr="00245334">
        <w:tc>
          <w:tcPr>
            <w:tcW w:w="1685" w:type="dxa"/>
          </w:tcPr>
          <w:p w14:paraId="3E6317C8" w14:textId="77777777" w:rsidR="007B300F" w:rsidRPr="00245334" w:rsidRDefault="007B300F" w:rsidP="00256E5B">
            <w:pPr>
              <w:rPr>
                <w:szCs w:val="22"/>
              </w:rPr>
            </w:pPr>
            <w:r w:rsidRPr="00245334">
              <w:rPr>
                <w:szCs w:val="22"/>
              </w:rPr>
              <w:t>MobileNetV1</w:t>
            </w:r>
          </w:p>
        </w:tc>
        <w:tc>
          <w:tcPr>
            <w:tcW w:w="1201" w:type="dxa"/>
          </w:tcPr>
          <w:p w14:paraId="23685E61" w14:textId="77777777" w:rsidR="007B300F" w:rsidRPr="00245334" w:rsidRDefault="007B300F" w:rsidP="00256E5B">
            <w:pPr>
              <w:rPr>
                <w:b/>
                <w:bCs/>
                <w:szCs w:val="22"/>
              </w:rPr>
            </w:pPr>
            <w:r w:rsidRPr="00245334">
              <w:rPr>
                <w:b/>
                <w:bCs/>
                <w:szCs w:val="22"/>
              </w:rPr>
              <w:t>93,79%</w:t>
            </w:r>
          </w:p>
        </w:tc>
        <w:tc>
          <w:tcPr>
            <w:tcW w:w="1238" w:type="dxa"/>
          </w:tcPr>
          <w:p w14:paraId="75F9634F" w14:textId="77777777" w:rsidR="007B300F" w:rsidRPr="00245334" w:rsidRDefault="007B300F" w:rsidP="00256E5B">
            <w:pPr>
              <w:rPr>
                <w:szCs w:val="22"/>
              </w:rPr>
            </w:pPr>
            <w:r w:rsidRPr="00245334">
              <w:rPr>
                <w:szCs w:val="22"/>
              </w:rPr>
              <w:t>85,98%</w:t>
            </w:r>
          </w:p>
        </w:tc>
        <w:tc>
          <w:tcPr>
            <w:tcW w:w="996" w:type="dxa"/>
          </w:tcPr>
          <w:p w14:paraId="7B63D71D" w14:textId="77777777" w:rsidR="007B300F" w:rsidRPr="00245334" w:rsidRDefault="007B300F" w:rsidP="00256E5B">
            <w:pPr>
              <w:rPr>
                <w:szCs w:val="22"/>
              </w:rPr>
            </w:pPr>
            <w:r w:rsidRPr="00245334">
              <w:rPr>
                <w:szCs w:val="22"/>
              </w:rPr>
              <w:t>85,21%</w:t>
            </w:r>
          </w:p>
        </w:tc>
        <w:tc>
          <w:tcPr>
            <w:tcW w:w="1059" w:type="dxa"/>
          </w:tcPr>
          <w:p w14:paraId="404078D5" w14:textId="77777777" w:rsidR="007B300F" w:rsidRPr="00245334" w:rsidRDefault="007B300F" w:rsidP="00256E5B">
            <w:pPr>
              <w:rPr>
                <w:b/>
                <w:bCs/>
                <w:szCs w:val="22"/>
              </w:rPr>
            </w:pPr>
            <w:r w:rsidRPr="00245334">
              <w:rPr>
                <w:b/>
                <w:bCs/>
                <w:szCs w:val="22"/>
              </w:rPr>
              <w:t>84,59%</w:t>
            </w:r>
          </w:p>
        </w:tc>
        <w:tc>
          <w:tcPr>
            <w:tcW w:w="1201" w:type="dxa"/>
          </w:tcPr>
          <w:p w14:paraId="0468629E" w14:textId="77777777" w:rsidR="007B300F" w:rsidRPr="00245334" w:rsidRDefault="007B300F" w:rsidP="00D1462C">
            <w:pPr>
              <w:keepNext/>
              <w:rPr>
                <w:b/>
                <w:bCs/>
                <w:szCs w:val="22"/>
              </w:rPr>
            </w:pPr>
            <w:r w:rsidRPr="00245334">
              <w:rPr>
                <w:b/>
                <w:bCs/>
                <w:szCs w:val="22"/>
              </w:rPr>
              <w:t>97,47%</w:t>
            </w:r>
          </w:p>
        </w:tc>
      </w:tr>
    </w:tbl>
    <w:p w14:paraId="7B8ED190" w14:textId="1C3788E3" w:rsidR="00D1462C" w:rsidRPr="008F6840" w:rsidRDefault="00D1462C" w:rsidP="00245334">
      <w:pPr>
        <w:pStyle w:val="ac"/>
        <w:jc w:val="center"/>
      </w:pPr>
      <w:r>
        <w:t xml:space="preserve">Πίνακας </w:t>
      </w:r>
      <w:r w:rsidR="000E5B75">
        <w:fldChar w:fldCharType="begin"/>
      </w:r>
      <w:r w:rsidR="000E5B75">
        <w:instrText xml:space="preserve"> SEQ Πίνακας \* ARABIC </w:instrText>
      </w:r>
      <w:r w:rsidR="000E5B75">
        <w:fldChar w:fldCharType="separate"/>
      </w:r>
      <w:ins w:id="324" w:author="Petros Kontos" w:date="2026-09-17T15:48:00Z" w16du:dateUtc="2026-09-17T12:48:00Z">
        <w:r w:rsidR="00281992">
          <w:rPr>
            <w:noProof/>
          </w:rPr>
          <w:t>7</w:t>
        </w:r>
      </w:ins>
      <w:r w:rsidR="000E5B75">
        <w:rPr>
          <w:noProof/>
        </w:rPr>
        <w:fldChar w:fldCharType="end"/>
      </w:r>
      <w:r w:rsidRPr="008F6840">
        <w:t xml:space="preserve">: </w:t>
      </w:r>
      <w:r w:rsidRPr="003F4C4E">
        <w:t>Αποτελέσματα των μοντέλων με transfer learning και παγωμένο backbone</w:t>
      </w:r>
    </w:p>
    <w:p w14:paraId="100BA016" w14:textId="2BECCF6B" w:rsidR="00772BD7" w:rsidRPr="003F4C4E" w:rsidRDefault="00772BD7" w:rsidP="00772BD7">
      <w:r w:rsidRPr="003F4C4E">
        <w:t xml:space="preserve">Σε σύγκριση με την εκπαίδευση από τυχαία αρχικοποίηση, η frozen εκδοχή του EfficientNetB2 παρουσίασε χαμηλότερο Accuracy κατά 1,49 ποσοστιαίες μονάδες και </w:t>
      </w:r>
      <w:r w:rsidRPr="003F4C4E">
        <w:lastRenderedPageBreak/>
        <w:t xml:space="preserve">χαμηλότερο Macro-F1 κατά 0,79 ποσοστιαίες μονάδες. Το αποτέλεσμα αυτό δείχνει ότι τα προεκπαιδευμένα χαρακτηριστικά του ImageNet δεν ήταν από μόνα τους αρκετά για να βελτιώσουν την απόδοση του συγκεκριμένου μοντέλου. Καθώς το backbone παρέμεινε παγωμένο, δεν μπορούσε να προσαρμοστεί στα ιδιαίτερα οπτικά χαρακτηριστικά των εικόνων πλαγκτού και εκπαιδεύτηκε μόνο </w:t>
      </w:r>
      <w:r w:rsidR="002C0125">
        <w:t>η κεφαλή ταξινόμησης</w:t>
      </w:r>
      <w:r w:rsidRPr="003F4C4E">
        <w:t>. Αντίθετα, κατά την εκπαίδευση από την αρχή, όλα τα επίπεδα του δικτύου προσαρμόστηκαν στο ZooLake. Ωστόσο, το αποτέλεσμα αυτό αφορά μόνο τη frozen εκδοχή και όχι συνολικά τη μεταφορά μάθησης, καθώς στην επόμενη ενότητα εξετάζεται η επίδραση διαφορετικών στρατηγικών fine-tuning.</w:t>
      </w:r>
    </w:p>
    <w:p w14:paraId="75715011" w14:textId="193DD662" w:rsidR="00772BD7" w:rsidRDefault="00772BD7" w:rsidP="00772BD7">
      <w:pPr>
        <w:pStyle w:val="2"/>
        <w:rPr>
          <w:lang w:val="en-US"/>
        </w:rPr>
      </w:pPr>
      <w:bookmarkStart w:id="325" w:name="_Toc240123240"/>
      <w:r w:rsidRPr="003F4C4E">
        <w:t>Αποτελέσματα fine-tuning στρατηγικών</w:t>
      </w:r>
      <w:bookmarkEnd w:id="325"/>
    </w:p>
    <w:p w14:paraId="497A458E" w14:textId="383B10E8" w:rsidR="00772BD7" w:rsidRPr="008F6840" w:rsidRDefault="00F33B55" w:rsidP="00772BD7">
      <w:r w:rsidRPr="008F6840">
        <w:t xml:space="preserve">Ακολουθώντας αρχικά τη διαδικασία που περιγράφουν οι ερευνητές, μετά την εκπαίδευση των δικτύων με μεταφορά μάθησης και το νέο </w:t>
      </w:r>
      <w:r w:rsidRPr="00F33B55">
        <w:rPr>
          <w:lang w:val="en-US"/>
        </w:rPr>
        <w:t>classification</w:t>
      </w:r>
      <w:r w:rsidRPr="008F6840">
        <w:t xml:space="preserve"> </w:t>
      </w:r>
      <w:r w:rsidRPr="00F33B55">
        <w:rPr>
          <w:lang w:val="en-US"/>
        </w:rPr>
        <w:t>head</w:t>
      </w:r>
      <w:r w:rsidRPr="008F6840">
        <w:t xml:space="preserve"> ακολούθησε το στάδιο του </w:t>
      </w:r>
      <w:r w:rsidRPr="00F33B55">
        <w:rPr>
          <w:lang w:val="en-US"/>
        </w:rPr>
        <w:t>fine</w:t>
      </w:r>
      <w:r w:rsidRPr="008F6840">
        <w:t>-</w:t>
      </w:r>
      <w:r w:rsidRPr="00F33B55">
        <w:rPr>
          <w:lang w:val="en-US"/>
        </w:rPr>
        <w:t>tuning</w:t>
      </w:r>
      <w:r w:rsidR="00772BD7" w:rsidRPr="008F6840">
        <w:t xml:space="preserve">. Στην παρούσα εργασία εξετάστηκαν δύο διαφορετικές στρατηγικές. Τα μοντέλα ξεκίνησαν από τα καλύτερα </w:t>
      </w:r>
      <w:r w:rsidR="00772BD7" w:rsidRPr="00772BD7">
        <w:rPr>
          <w:lang w:val="en-US"/>
        </w:rPr>
        <w:t>frozen</w:t>
      </w:r>
      <w:r w:rsidR="00772BD7" w:rsidRPr="008F6840">
        <w:t xml:space="preserve"> </w:t>
      </w:r>
      <w:r w:rsidR="00772BD7" w:rsidRPr="00772BD7">
        <w:rPr>
          <w:lang w:val="en-US"/>
        </w:rPr>
        <w:t>checkpoints</w:t>
      </w:r>
      <w:r w:rsidR="00772BD7" w:rsidRPr="008F6840">
        <w:t xml:space="preserve"> και επανεκπαιδεύτηκαν για έως 400 εποχές, με </w:t>
      </w:r>
      <w:r w:rsidR="00772BD7" w:rsidRPr="00772BD7">
        <w:rPr>
          <w:lang w:val="en-US"/>
        </w:rPr>
        <w:t>early</w:t>
      </w:r>
      <w:r w:rsidR="00772BD7" w:rsidRPr="008F6840">
        <w:t xml:space="preserve"> </w:t>
      </w:r>
      <w:r w:rsidR="00772BD7" w:rsidRPr="00772BD7">
        <w:rPr>
          <w:lang w:val="en-US"/>
        </w:rPr>
        <w:t>stopping</w:t>
      </w:r>
      <w:r w:rsidR="00772BD7" w:rsidRPr="008F6840">
        <w:t xml:space="preserve"> και </w:t>
      </w:r>
      <w:r w:rsidR="00772BD7" w:rsidRPr="00772BD7">
        <w:rPr>
          <w:lang w:val="en-US"/>
        </w:rPr>
        <w:t>patience</w:t>
      </w:r>
      <w:r w:rsidR="00772BD7" w:rsidRPr="008F6840">
        <w:t xml:space="preserve"> 200 εποχών. Χρησιμοποιήθηκε πολύ μικρό </w:t>
      </w:r>
      <w:r w:rsidR="00772BD7" w:rsidRPr="00772BD7">
        <w:rPr>
          <w:lang w:val="en-US"/>
        </w:rPr>
        <w:t>learning</w:t>
      </w:r>
      <w:r w:rsidR="00772BD7" w:rsidRPr="008F6840">
        <w:t xml:space="preserve"> </w:t>
      </w:r>
      <w:r w:rsidR="00772BD7" w:rsidRPr="00772BD7">
        <w:rPr>
          <w:lang w:val="en-US"/>
        </w:rPr>
        <w:t>rate</w:t>
      </w:r>
      <w:r w:rsidR="00772BD7" w:rsidRPr="008F6840">
        <w:t xml:space="preserve">, ίσο με 10⁻⁷, ώστε τα προεκπαιδευμένα χαρακτηριστικά να προσαρμοστούν στα ιδιαίτερα χαρακτηριστικά των εικόνων του </w:t>
      </w:r>
      <w:r w:rsidR="00772BD7" w:rsidRPr="00772BD7">
        <w:rPr>
          <w:lang w:val="en-US"/>
        </w:rPr>
        <w:t>ZooLake</w:t>
      </w:r>
      <w:r w:rsidR="00772BD7" w:rsidRPr="008F6840">
        <w:t xml:space="preserve"> χωρίς να μεταβληθούν απότομα τα ήδη εκπαιδευμένα βάρη. Συγκεκριμένα:</w:t>
      </w:r>
    </w:p>
    <w:p w14:paraId="72CB2768" w14:textId="3FA1340D" w:rsidR="00772BD7" w:rsidRPr="008F6840" w:rsidRDefault="00772BD7" w:rsidP="00772BD7">
      <w:r w:rsidRPr="008F6840">
        <w:t>•</w:t>
      </w:r>
      <w:r w:rsidRPr="008F6840">
        <w:tab/>
        <w:t xml:space="preserve">Στο </w:t>
      </w:r>
      <w:r w:rsidRPr="00772BD7">
        <w:rPr>
          <w:lang w:val="en-US"/>
        </w:rPr>
        <w:t>full</w:t>
      </w:r>
      <w:r w:rsidRPr="008F6840">
        <w:t xml:space="preserve"> </w:t>
      </w:r>
      <w:r w:rsidRPr="00772BD7">
        <w:rPr>
          <w:lang w:val="en-US"/>
        </w:rPr>
        <w:t>unfreeze</w:t>
      </w:r>
      <w:r w:rsidRPr="008F6840">
        <w:t xml:space="preserve"> έγιναν εκπαιδεύσιμα όλα τα επίπεδα του </w:t>
      </w:r>
      <w:r w:rsidRPr="00772BD7">
        <w:rPr>
          <w:lang w:val="en-US"/>
        </w:rPr>
        <w:t>backbone</w:t>
      </w:r>
      <w:r w:rsidRPr="008F6840">
        <w:t xml:space="preserve">, μαζί με τα επίπεδα </w:t>
      </w:r>
      <w:r w:rsidR="00943825" w:rsidRPr="008F6840">
        <w:t>Κανονικοποίησης</w:t>
      </w:r>
      <w:r w:rsidRPr="008F6840">
        <w:t xml:space="preserve"> παρτίδας (</w:t>
      </w:r>
      <w:r w:rsidRPr="00772BD7">
        <w:rPr>
          <w:lang w:val="en-US"/>
        </w:rPr>
        <w:t>Batch</w:t>
      </w:r>
      <w:r w:rsidRPr="008F6840">
        <w:t xml:space="preserve"> </w:t>
      </w:r>
      <w:r w:rsidRPr="00772BD7">
        <w:rPr>
          <w:lang w:val="en-US"/>
        </w:rPr>
        <w:t>Normalization</w:t>
      </w:r>
      <w:r w:rsidRPr="008F6840">
        <w:t>).</w:t>
      </w:r>
    </w:p>
    <w:p w14:paraId="76B3C447" w14:textId="647E8FFA" w:rsidR="00772BD7" w:rsidRPr="008F6840" w:rsidRDefault="00772BD7" w:rsidP="00772BD7">
      <w:r w:rsidRPr="008F6840">
        <w:t>•</w:t>
      </w:r>
      <w:r w:rsidRPr="008F6840">
        <w:tab/>
        <w:t xml:space="preserve">Στο </w:t>
      </w:r>
      <w:r w:rsidRPr="00772BD7">
        <w:rPr>
          <w:lang w:val="en-US"/>
        </w:rPr>
        <w:t>BN</w:t>
      </w:r>
      <w:r w:rsidRPr="008F6840">
        <w:t>-</w:t>
      </w:r>
      <w:r w:rsidRPr="00772BD7">
        <w:rPr>
          <w:lang w:val="en-US"/>
        </w:rPr>
        <w:t>locked</w:t>
      </w:r>
      <w:r w:rsidRPr="008F6840">
        <w:t xml:space="preserve"> έγιναν εκπαιδεύσιμα τα συνελικτικά επίπεδα, ενώ τα επίπεδα </w:t>
      </w:r>
      <w:r w:rsidR="00943825" w:rsidRPr="008F6840">
        <w:t>Κανονικοποίησης</w:t>
      </w:r>
      <w:r w:rsidRPr="008F6840">
        <w:t xml:space="preserve"> παρτίδας (</w:t>
      </w:r>
      <w:r w:rsidRPr="00772BD7">
        <w:rPr>
          <w:lang w:val="en-US"/>
        </w:rPr>
        <w:t>Batch</w:t>
      </w:r>
      <w:r w:rsidRPr="008F6840">
        <w:t xml:space="preserve"> </w:t>
      </w:r>
      <w:r w:rsidRPr="00772BD7">
        <w:rPr>
          <w:lang w:val="en-US"/>
        </w:rPr>
        <w:t>Normalization</w:t>
      </w:r>
      <w:r w:rsidRPr="008F6840">
        <w:t xml:space="preserve">) του </w:t>
      </w:r>
      <w:r w:rsidRPr="00772BD7">
        <w:rPr>
          <w:lang w:val="en-US"/>
        </w:rPr>
        <w:t>backbone</w:t>
      </w:r>
      <w:r w:rsidRPr="008F6840">
        <w:t xml:space="preserve"> παρέμειναν παγωμένα.</w:t>
      </w:r>
    </w:p>
    <w:p w14:paraId="2A92A7A9" w14:textId="341E3027" w:rsidR="00772BD7" w:rsidRPr="00281992" w:rsidRDefault="00772BD7" w:rsidP="00772BD7">
      <w:r w:rsidRPr="008F6840">
        <w:t xml:space="preserve">Και στις δύο στρατηγικές, τα επίπεδα του </w:t>
      </w:r>
      <w:r w:rsidRPr="00772BD7">
        <w:rPr>
          <w:lang w:val="en-US"/>
        </w:rPr>
        <w:t>classification</w:t>
      </w:r>
      <w:r w:rsidRPr="008F6840">
        <w:t xml:space="preserve"> </w:t>
      </w:r>
      <w:r w:rsidRPr="00772BD7">
        <w:rPr>
          <w:lang w:val="en-US"/>
        </w:rPr>
        <w:t>head</w:t>
      </w:r>
      <w:r w:rsidRPr="008F6840">
        <w:t xml:space="preserve"> παρέμειναν εκπαιδεύσιμα.</w:t>
      </w:r>
      <w:r w:rsidR="00281992">
        <w:t xml:space="preserve"> Στον Πίνακα 8 αναλύονται τα αποτελέσματα των μετρικών από τις δύο διαφορετικές στρατηγικές εξιδεικευμένης εκπαίδευσης.</w:t>
      </w:r>
    </w:p>
    <w:p w14:paraId="477794AA" w14:textId="57B7730F" w:rsidR="00603971" w:rsidRDefault="00603971" w:rsidP="00603971">
      <w:pPr>
        <w:spacing w:after="0" w:line="240" w:lineRule="auto"/>
        <w:jc w:val="left"/>
      </w:pPr>
    </w:p>
    <w:p w14:paraId="3036B575" w14:textId="77777777" w:rsidR="00603971" w:rsidRDefault="00603971" w:rsidP="00603971">
      <w:pPr>
        <w:spacing w:after="0" w:line="240" w:lineRule="auto"/>
        <w:jc w:val="left"/>
      </w:pPr>
    </w:p>
    <w:p w14:paraId="002D7401" w14:textId="77777777" w:rsidR="00603971" w:rsidRDefault="00603971" w:rsidP="00603971">
      <w:pPr>
        <w:spacing w:after="0" w:line="240" w:lineRule="auto"/>
        <w:jc w:val="left"/>
      </w:pPr>
    </w:p>
    <w:p w14:paraId="63EEC8ED" w14:textId="77777777" w:rsidR="00603971" w:rsidRDefault="00603971" w:rsidP="00603971">
      <w:pPr>
        <w:spacing w:after="0" w:line="240" w:lineRule="auto"/>
        <w:jc w:val="left"/>
      </w:pPr>
    </w:p>
    <w:p w14:paraId="4A048AAA" w14:textId="77777777" w:rsidR="00603971" w:rsidRDefault="00603971" w:rsidP="00603971">
      <w:pPr>
        <w:spacing w:after="0" w:line="240" w:lineRule="auto"/>
        <w:jc w:val="left"/>
      </w:pPr>
    </w:p>
    <w:p w14:paraId="1DCF9720" w14:textId="77777777" w:rsidR="00603971" w:rsidRDefault="00603971" w:rsidP="00603971">
      <w:pPr>
        <w:spacing w:after="0" w:line="240" w:lineRule="auto"/>
        <w:jc w:val="left"/>
      </w:pPr>
    </w:p>
    <w:p w14:paraId="6D2CA214" w14:textId="77777777" w:rsidR="00603971" w:rsidRDefault="00603971" w:rsidP="00603971">
      <w:pPr>
        <w:spacing w:after="0" w:line="240" w:lineRule="auto"/>
        <w:jc w:val="left"/>
      </w:pPr>
    </w:p>
    <w:p w14:paraId="086EFBBB" w14:textId="77777777" w:rsidR="00603971" w:rsidRDefault="00603971" w:rsidP="00603971">
      <w:pPr>
        <w:spacing w:after="0" w:line="240" w:lineRule="auto"/>
        <w:jc w:val="left"/>
      </w:pPr>
    </w:p>
    <w:p w14:paraId="5F4021ED" w14:textId="77777777" w:rsidR="00603971" w:rsidRDefault="00603971" w:rsidP="00603971">
      <w:pPr>
        <w:spacing w:after="0" w:line="240" w:lineRule="auto"/>
        <w:jc w:val="left"/>
      </w:pPr>
    </w:p>
    <w:p w14:paraId="33C9D091" w14:textId="77777777" w:rsidR="00603971" w:rsidRDefault="00603971" w:rsidP="00603971">
      <w:pPr>
        <w:spacing w:after="0" w:line="240" w:lineRule="auto"/>
        <w:jc w:val="left"/>
      </w:pPr>
    </w:p>
    <w:p w14:paraId="2E0EF705" w14:textId="77777777" w:rsidR="00603971" w:rsidRDefault="00603971" w:rsidP="00603971">
      <w:pPr>
        <w:spacing w:after="0" w:line="240" w:lineRule="auto"/>
        <w:jc w:val="left"/>
        <w:pPrChange w:id="326" w:author="Petros Kontos" w:date="2026-09-16T14:20:00Z" w16du:dateUtc="2026-09-16T11:20:00Z">
          <w:pPr/>
        </w:pPrChange>
      </w:pPr>
    </w:p>
    <w:p w14:paraId="68C58DAC" w14:textId="77777777" w:rsidR="00603971" w:rsidRPr="008F6840" w:rsidRDefault="00603971" w:rsidP="00772BD7"/>
    <w:tbl>
      <w:tblPr>
        <w:tblStyle w:val="aa"/>
        <w:tblW w:w="8157" w:type="dxa"/>
        <w:tblLook w:val="04A0" w:firstRow="1" w:lastRow="0" w:firstColumn="1" w:lastColumn="0" w:noHBand="0" w:noVBand="1"/>
        <w:tblPrChange w:id="327" w:author="Petros Kontos" w:date="2026-09-17T15:46:00Z" w16du:dateUtc="2026-09-17T12:46:00Z">
          <w:tblPr>
            <w:tblStyle w:val="aa"/>
            <w:tblW w:w="8945" w:type="dxa"/>
            <w:tblLook w:val="04A0" w:firstRow="1" w:lastRow="0" w:firstColumn="1" w:lastColumn="0" w:noHBand="0" w:noVBand="1"/>
          </w:tblPr>
        </w:tblPrChange>
      </w:tblPr>
      <w:tblGrid>
        <w:gridCol w:w="1588"/>
        <w:gridCol w:w="1320"/>
        <w:gridCol w:w="1075"/>
        <w:gridCol w:w="1093"/>
        <w:gridCol w:w="1003"/>
        <w:gridCol w:w="1003"/>
        <w:gridCol w:w="1075"/>
        <w:tblGridChange w:id="328">
          <w:tblGrid>
            <w:gridCol w:w="1588"/>
            <w:gridCol w:w="1320"/>
            <w:gridCol w:w="1075"/>
            <w:gridCol w:w="1093"/>
            <w:gridCol w:w="1003"/>
            <w:gridCol w:w="1003"/>
            <w:gridCol w:w="1075"/>
          </w:tblGrid>
        </w:tblGridChange>
      </w:tblGrid>
      <w:tr w:rsidR="00281992" w:rsidRPr="00E523B7" w14:paraId="6AF0422B" w14:textId="77777777" w:rsidTr="00281992">
        <w:trPr>
          <w:trHeight w:val="1285"/>
          <w:trPrChange w:id="329" w:author="Petros Kontos" w:date="2026-09-17T15:46:00Z" w16du:dateUtc="2026-09-17T12:46:00Z">
            <w:trPr>
              <w:trHeight w:val="1285"/>
            </w:trPr>
          </w:trPrChange>
        </w:trPr>
        <w:tc>
          <w:tcPr>
            <w:tcW w:w="0" w:type="auto"/>
            <w:tcPrChange w:id="330" w:author="Petros Kontos" w:date="2026-09-17T15:46:00Z" w16du:dateUtc="2026-09-17T12:46:00Z">
              <w:tcPr>
                <w:tcW w:w="0" w:type="auto"/>
              </w:tcPr>
            </w:tcPrChange>
          </w:tcPr>
          <w:p w14:paraId="508AB321" w14:textId="77777777" w:rsidR="00281992" w:rsidRPr="00E523B7" w:rsidRDefault="00281992" w:rsidP="00256E5B">
            <w:pPr>
              <w:rPr>
                <w:szCs w:val="22"/>
              </w:rPr>
            </w:pPr>
            <w:r w:rsidRPr="00E523B7">
              <w:rPr>
                <w:szCs w:val="22"/>
              </w:rPr>
              <w:lastRenderedPageBreak/>
              <w:t>Μοντέλο</w:t>
            </w:r>
          </w:p>
        </w:tc>
        <w:tc>
          <w:tcPr>
            <w:tcW w:w="1320" w:type="dxa"/>
            <w:tcPrChange w:id="331" w:author="Petros Kontos" w:date="2026-09-17T15:46:00Z" w16du:dateUtc="2026-09-17T12:46:00Z">
              <w:tcPr>
                <w:tcW w:w="1308" w:type="dxa"/>
              </w:tcPr>
            </w:tcPrChange>
          </w:tcPr>
          <w:p w14:paraId="7406DF0A" w14:textId="77777777" w:rsidR="00281992" w:rsidRPr="00E523B7" w:rsidRDefault="00281992" w:rsidP="00256E5B">
            <w:pPr>
              <w:rPr>
                <w:szCs w:val="22"/>
              </w:rPr>
            </w:pPr>
            <w:r w:rsidRPr="00E523B7">
              <w:rPr>
                <w:szCs w:val="22"/>
              </w:rPr>
              <w:t>Στρατηγική</w:t>
            </w:r>
          </w:p>
        </w:tc>
        <w:tc>
          <w:tcPr>
            <w:tcW w:w="1075" w:type="dxa"/>
            <w:tcPrChange w:id="332" w:author="Petros Kontos" w:date="2026-09-17T15:46:00Z" w16du:dateUtc="2026-09-17T12:46:00Z">
              <w:tcPr>
                <w:tcW w:w="1065" w:type="dxa"/>
              </w:tcPr>
            </w:tcPrChange>
          </w:tcPr>
          <w:p w14:paraId="1FD80595" w14:textId="77777777" w:rsidR="00281992" w:rsidRPr="00E523B7" w:rsidRDefault="00281992" w:rsidP="00256E5B">
            <w:pPr>
              <w:rPr>
                <w:szCs w:val="22"/>
              </w:rPr>
            </w:pPr>
            <w:r w:rsidRPr="00E523B7">
              <w:rPr>
                <w:szCs w:val="22"/>
              </w:rPr>
              <w:t>Accuracy</w:t>
            </w:r>
          </w:p>
        </w:tc>
        <w:tc>
          <w:tcPr>
            <w:tcW w:w="1093" w:type="dxa"/>
            <w:tcPrChange w:id="333" w:author="Petros Kontos" w:date="2026-09-17T15:46:00Z" w16du:dateUtc="2026-09-17T12:46:00Z">
              <w:tcPr>
                <w:tcW w:w="1083" w:type="dxa"/>
              </w:tcPr>
            </w:tcPrChange>
          </w:tcPr>
          <w:p w14:paraId="3D5AEAAA" w14:textId="77777777" w:rsidR="00281992" w:rsidRPr="00E523B7" w:rsidRDefault="00281992" w:rsidP="00256E5B">
            <w:pPr>
              <w:rPr>
                <w:szCs w:val="22"/>
              </w:rPr>
            </w:pPr>
            <w:r w:rsidRPr="00E523B7">
              <w:rPr>
                <w:szCs w:val="22"/>
              </w:rPr>
              <w:t>Macro-Precision</w:t>
            </w:r>
          </w:p>
        </w:tc>
        <w:tc>
          <w:tcPr>
            <w:tcW w:w="0" w:type="auto"/>
            <w:tcPrChange w:id="334" w:author="Petros Kontos" w:date="2026-09-17T15:46:00Z" w16du:dateUtc="2026-09-17T12:46:00Z">
              <w:tcPr>
                <w:tcW w:w="0" w:type="auto"/>
              </w:tcPr>
            </w:tcPrChange>
          </w:tcPr>
          <w:p w14:paraId="63E944D0" w14:textId="77777777" w:rsidR="00281992" w:rsidRPr="00E523B7" w:rsidRDefault="00281992" w:rsidP="00256E5B">
            <w:pPr>
              <w:rPr>
                <w:szCs w:val="22"/>
              </w:rPr>
            </w:pPr>
            <w:r w:rsidRPr="00E523B7">
              <w:rPr>
                <w:szCs w:val="22"/>
              </w:rPr>
              <w:t>Macro-Recall</w:t>
            </w:r>
          </w:p>
        </w:tc>
        <w:tc>
          <w:tcPr>
            <w:tcW w:w="0" w:type="auto"/>
            <w:tcPrChange w:id="335" w:author="Petros Kontos" w:date="2026-09-17T15:46:00Z" w16du:dateUtc="2026-09-17T12:46:00Z">
              <w:tcPr>
                <w:tcW w:w="0" w:type="auto"/>
              </w:tcPr>
            </w:tcPrChange>
          </w:tcPr>
          <w:p w14:paraId="0701BD3A" w14:textId="77777777" w:rsidR="00281992" w:rsidRPr="00E523B7" w:rsidRDefault="00281992" w:rsidP="00256E5B">
            <w:pPr>
              <w:rPr>
                <w:szCs w:val="22"/>
              </w:rPr>
            </w:pPr>
            <w:r w:rsidRPr="00E523B7">
              <w:rPr>
                <w:szCs w:val="22"/>
              </w:rPr>
              <w:t>Macro-F1</w:t>
            </w:r>
          </w:p>
        </w:tc>
        <w:tc>
          <w:tcPr>
            <w:tcW w:w="0" w:type="auto"/>
            <w:tcPrChange w:id="336" w:author="Petros Kontos" w:date="2026-09-17T15:46:00Z" w16du:dateUtc="2026-09-17T12:46:00Z">
              <w:tcPr>
                <w:tcW w:w="0" w:type="auto"/>
              </w:tcPr>
            </w:tcPrChange>
          </w:tcPr>
          <w:p w14:paraId="68C50F7E" w14:textId="77777777" w:rsidR="00281992" w:rsidRPr="00E523B7" w:rsidRDefault="00281992" w:rsidP="00256E5B">
            <w:pPr>
              <w:rPr>
                <w:szCs w:val="22"/>
              </w:rPr>
            </w:pPr>
            <w:r w:rsidRPr="00E523B7">
              <w:rPr>
                <w:szCs w:val="22"/>
              </w:rPr>
              <w:t>Top-2 Accuracy</w:t>
            </w:r>
          </w:p>
        </w:tc>
      </w:tr>
      <w:tr w:rsidR="00281992" w:rsidRPr="00E523B7" w14:paraId="46B87458" w14:textId="77777777" w:rsidTr="00281992">
        <w:trPr>
          <w:trHeight w:val="872"/>
          <w:trPrChange w:id="337" w:author="Petros Kontos" w:date="2026-09-17T15:46:00Z" w16du:dateUtc="2026-09-17T12:46:00Z">
            <w:trPr>
              <w:trHeight w:val="872"/>
            </w:trPr>
          </w:trPrChange>
        </w:trPr>
        <w:tc>
          <w:tcPr>
            <w:tcW w:w="0" w:type="auto"/>
            <w:tcPrChange w:id="338" w:author="Petros Kontos" w:date="2026-09-17T15:46:00Z" w16du:dateUtc="2026-09-17T12:46:00Z">
              <w:tcPr>
                <w:tcW w:w="0" w:type="auto"/>
              </w:tcPr>
            </w:tcPrChange>
          </w:tcPr>
          <w:p w14:paraId="1E274CF5" w14:textId="77777777" w:rsidR="00281992" w:rsidRPr="00E523B7" w:rsidRDefault="00281992" w:rsidP="00256E5B">
            <w:pPr>
              <w:rPr>
                <w:szCs w:val="22"/>
              </w:rPr>
            </w:pPr>
            <w:r w:rsidRPr="00E523B7">
              <w:rPr>
                <w:szCs w:val="22"/>
              </w:rPr>
              <w:t>EfficientNetB2</w:t>
            </w:r>
          </w:p>
        </w:tc>
        <w:tc>
          <w:tcPr>
            <w:tcW w:w="1320" w:type="dxa"/>
            <w:tcPrChange w:id="339" w:author="Petros Kontos" w:date="2026-09-17T15:46:00Z" w16du:dateUtc="2026-09-17T12:46:00Z">
              <w:tcPr>
                <w:tcW w:w="1308" w:type="dxa"/>
              </w:tcPr>
            </w:tcPrChange>
          </w:tcPr>
          <w:p w14:paraId="64C004AE" w14:textId="77777777" w:rsidR="00281992" w:rsidRPr="00E523B7" w:rsidRDefault="00281992" w:rsidP="00256E5B">
            <w:pPr>
              <w:rPr>
                <w:szCs w:val="22"/>
              </w:rPr>
            </w:pPr>
            <w:r w:rsidRPr="00E523B7">
              <w:rPr>
                <w:szCs w:val="22"/>
              </w:rPr>
              <w:t>Full unfreeze</w:t>
            </w:r>
          </w:p>
        </w:tc>
        <w:tc>
          <w:tcPr>
            <w:tcW w:w="1075" w:type="dxa"/>
            <w:tcPrChange w:id="340" w:author="Petros Kontos" w:date="2026-09-17T15:46:00Z" w16du:dateUtc="2026-09-17T12:46:00Z">
              <w:tcPr>
                <w:tcW w:w="1065" w:type="dxa"/>
              </w:tcPr>
            </w:tcPrChange>
          </w:tcPr>
          <w:p w14:paraId="1B8D8513" w14:textId="77777777" w:rsidR="00281992" w:rsidRPr="00E523B7" w:rsidRDefault="00281992" w:rsidP="00256E5B">
            <w:pPr>
              <w:rPr>
                <w:szCs w:val="22"/>
              </w:rPr>
            </w:pPr>
            <w:r w:rsidRPr="00E523B7">
              <w:rPr>
                <w:szCs w:val="22"/>
              </w:rPr>
              <w:t>81,72%</w:t>
            </w:r>
          </w:p>
        </w:tc>
        <w:tc>
          <w:tcPr>
            <w:tcW w:w="1093" w:type="dxa"/>
            <w:tcPrChange w:id="341" w:author="Petros Kontos" w:date="2026-09-17T15:46:00Z" w16du:dateUtc="2026-09-17T12:46:00Z">
              <w:tcPr>
                <w:tcW w:w="1083" w:type="dxa"/>
              </w:tcPr>
            </w:tcPrChange>
          </w:tcPr>
          <w:p w14:paraId="1F36EF23" w14:textId="77777777" w:rsidR="00281992" w:rsidRPr="00E523B7" w:rsidRDefault="00281992" w:rsidP="00256E5B">
            <w:pPr>
              <w:rPr>
                <w:szCs w:val="22"/>
              </w:rPr>
            </w:pPr>
            <w:r w:rsidRPr="00E523B7">
              <w:rPr>
                <w:szCs w:val="22"/>
              </w:rPr>
              <w:t>63,97%</w:t>
            </w:r>
          </w:p>
        </w:tc>
        <w:tc>
          <w:tcPr>
            <w:tcW w:w="0" w:type="auto"/>
            <w:tcPrChange w:id="342" w:author="Petros Kontos" w:date="2026-09-17T15:46:00Z" w16du:dateUtc="2026-09-17T12:46:00Z">
              <w:tcPr>
                <w:tcW w:w="0" w:type="auto"/>
              </w:tcPr>
            </w:tcPrChange>
          </w:tcPr>
          <w:p w14:paraId="1980E543" w14:textId="77777777" w:rsidR="00281992" w:rsidRPr="00E523B7" w:rsidRDefault="00281992" w:rsidP="00256E5B">
            <w:pPr>
              <w:rPr>
                <w:szCs w:val="22"/>
              </w:rPr>
            </w:pPr>
            <w:r w:rsidRPr="00E523B7">
              <w:rPr>
                <w:szCs w:val="22"/>
              </w:rPr>
              <w:t>56,23%</w:t>
            </w:r>
          </w:p>
        </w:tc>
        <w:tc>
          <w:tcPr>
            <w:tcW w:w="0" w:type="auto"/>
            <w:tcPrChange w:id="343" w:author="Petros Kontos" w:date="2026-09-17T15:46:00Z" w16du:dateUtc="2026-09-17T12:46:00Z">
              <w:tcPr>
                <w:tcW w:w="0" w:type="auto"/>
              </w:tcPr>
            </w:tcPrChange>
          </w:tcPr>
          <w:p w14:paraId="00E80320" w14:textId="77777777" w:rsidR="00281992" w:rsidRPr="00E523B7" w:rsidRDefault="00281992" w:rsidP="00256E5B">
            <w:pPr>
              <w:rPr>
                <w:szCs w:val="22"/>
              </w:rPr>
            </w:pPr>
            <w:r w:rsidRPr="00E523B7">
              <w:rPr>
                <w:szCs w:val="22"/>
              </w:rPr>
              <w:t>58,26%</w:t>
            </w:r>
          </w:p>
        </w:tc>
        <w:tc>
          <w:tcPr>
            <w:tcW w:w="0" w:type="auto"/>
            <w:tcPrChange w:id="344" w:author="Petros Kontos" w:date="2026-09-17T15:46:00Z" w16du:dateUtc="2026-09-17T12:46:00Z">
              <w:tcPr>
                <w:tcW w:w="0" w:type="auto"/>
              </w:tcPr>
            </w:tcPrChange>
          </w:tcPr>
          <w:p w14:paraId="5FCC968C" w14:textId="77777777" w:rsidR="00281992" w:rsidRPr="00E523B7" w:rsidRDefault="00281992" w:rsidP="00256E5B">
            <w:pPr>
              <w:rPr>
                <w:szCs w:val="22"/>
              </w:rPr>
            </w:pPr>
            <w:r w:rsidRPr="00E523B7">
              <w:rPr>
                <w:szCs w:val="22"/>
              </w:rPr>
              <w:t>90,67%</w:t>
            </w:r>
          </w:p>
        </w:tc>
      </w:tr>
      <w:tr w:rsidR="00281992" w:rsidRPr="00E523B7" w14:paraId="10D1CDFA" w14:textId="77777777" w:rsidTr="00281992">
        <w:trPr>
          <w:trHeight w:val="872"/>
          <w:trPrChange w:id="345" w:author="Petros Kontos" w:date="2026-09-17T15:46:00Z" w16du:dateUtc="2026-09-17T12:46:00Z">
            <w:trPr>
              <w:trHeight w:val="872"/>
            </w:trPr>
          </w:trPrChange>
        </w:trPr>
        <w:tc>
          <w:tcPr>
            <w:tcW w:w="0" w:type="auto"/>
            <w:tcPrChange w:id="346" w:author="Petros Kontos" w:date="2026-09-17T15:46:00Z" w16du:dateUtc="2026-09-17T12:46:00Z">
              <w:tcPr>
                <w:tcW w:w="0" w:type="auto"/>
              </w:tcPr>
            </w:tcPrChange>
          </w:tcPr>
          <w:p w14:paraId="2D542019" w14:textId="77777777" w:rsidR="00281992" w:rsidRPr="00E523B7" w:rsidRDefault="00281992" w:rsidP="00256E5B">
            <w:pPr>
              <w:rPr>
                <w:szCs w:val="22"/>
              </w:rPr>
            </w:pPr>
            <w:r w:rsidRPr="00E523B7">
              <w:rPr>
                <w:szCs w:val="22"/>
              </w:rPr>
              <w:t>EfficientNetB2</w:t>
            </w:r>
          </w:p>
        </w:tc>
        <w:tc>
          <w:tcPr>
            <w:tcW w:w="1320" w:type="dxa"/>
            <w:tcPrChange w:id="347" w:author="Petros Kontos" w:date="2026-09-17T15:46:00Z" w16du:dateUtc="2026-09-17T12:46:00Z">
              <w:tcPr>
                <w:tcW w:w="1308" w:type="dxa"/>
              </w:tcPr>
            </w:tcPrChange>
          </w:tcPr>
          <w:p w14:paraId="0F60278A" w14:textId="77777777" w:rsidR="00281992" w:rsidRPr="00E523B7" w:rsidRDefault="00281992" w:rsidP="00256E5B">
            <w:pPr>
              <w:rPr>
                <w:szCs w:val="22"/>
              </w:rPr>
            </w:pPr>
            <w:r w:rsidRPr="00E523B7">
              <w:rPr>
                <w:szCs w:val="22"/>
              </w:rPr>
              <w:t>BN-locked</w:t>
            </w:r>
          </w:p>
        </w:tc>
        <w:tc>
          <w:tcPr>
            <w:tcW w:w="1075" w:type="dxa"/>
            <w:tcPrChange w:id="348" w:author="Petros Kontos" w:date="2026-09-17T15:46:00Z" w16du:dateUtc="2026-09-17T12:46:00Z">
              <w:tcPr>
                <w:tcW w:w="1065" w:type="dxa"/>
              </w:tcPr>
            </w:tcPrChange>
          </w:tcPr>
          <w:p w14:paraId="16AB838A" w14:textId="77777777" w:rsidR="00281992" w:rsidRPr="00E523B7" w:rsidRDefault="00281992" w:rsidP="00256E5B">
            <w:pPr>
              <w:rPr>
                <w:szCs w:val="22"/>
              </w:rPr>
            </w:pPr>
            <w:r w:rsidRPr="00E523B7">
              <w:rPr>
                <w:b/>
                <w:bCs/>
                <w:szCs w:val="22"/>
              </w:rPr>
              <w:t>95,39%</w:t>
            </w:r>
          </w:p>
        </w:tc>
        <w:tc>
          <w:tcPr>
            <w:tcW w:w="1093" w:type="dxa"/>
            <w:tcPrChange w:id="349" w:author="Petros Kontos" w:date="2026-09-17T15:46:00Z" w16du:dateUtc="2026-09-17T12:46:00Z">
              <w:tcPr>
                <w:tcW w:w="1083" w:type="dxa"/>
              </w:tcPr>
            </w:tcPrChange>
          </w:tcPr>
          <w:p w14:paraId="4CE2093E" w14:textId="77777777" w:rsidR="00281992" w:rsidRPr="00E523B7" w:rsidRDefault="00281992" w:rsidP="00256E5B">
            <w:pPr>
              <w:rPr>
                <w:szCs w:val="22"/>
              </w:rPr>
            </w:pPr>
            <w:r w:rsidRPr="00E523B7">
              <w:rPr>
                <w:b/>
                <w:bCs/>
                <w:szCs w:val="22"/>
              </w:rPr>
              <w:t>88,58%</w:t>
            </w:r>
          </w:p>
        </w:tc>
        <w:tc>
          <w:tcPr>
            <w:tcW w:w="0" w:type="auto"/>
            <w:tcPrChange w:id="350" w:author="Petros Kontos" w:date="2026-09-17T15:46:00Z" w16du:dateUtc="2026-09-17T12:46:00Z">
              <w:tcPr>
                <w:tcW w:w="0" w:type="auto"/>
              </w:tcPr>
            </w:tcPrChange>
          </w:tcPr>
          <w:p w14:paraId="16896DA3" w14:textId="77777777" w:rsidR="00281992" w:rsidRPr="00E523B7" w:rsidRDefault="00281992" w:rsidP="00256E5B">
            <w:pPr>
              <w:rPr>
                <w:szCs w:val="22"/>
              </w:rPr>
            </w:pPr>
            <w:r w:rsidRPr="00E523B7">
              <w:rPr>
                <w:b/>
                <w:bCs/>
                <w:szCs w:val="22"/>
              </w:rPr>
              <w:t>87,49%</w:t>
            </w:r>
          </w:p>
        </w:tc>
        <w:tc>
          <w:tcPr>
            <w:tcW w:w="0" w:type="auto"/>
            <w:tcPrChange w:id="351" w:author="Petros Kontos" w:date="2026-09-17T15:46:00Z" w16du:dateUtc="2026-09-17T12:46:00Z">
              <w:tcPr>
                <w:tcW w:w="0" w:type="auto"/>
              </w:tcPr>
            </w:tcPrChange>
          </w:tcPr>
          <w:p w14:paraId="313FBF16" w14:textId="77777777" w:rsidR="00281992" w:rsidRPr="00E523B7" w:rsidRDefault="00281992" w:rsidP="00256E5B">
            <w:pPr>
              <w:rPr>
                <w:szCs w:val="22"/>
              </w:rPr>
            </w:pPr>
            <w:r w:rsidRPr="00E523B7">
              <w:rPr>
                <w:b/>
                <w:bCs/>
                <w:szCs w:val="22"/>
              </w:rPr>
              <w:t>87,34%</w:t>
            </w:r>
          </w:p>
        </w:tc>
        <w:tc>
          <w:tcPr>
            <w:tcW w:w="0" w:type="auto"/>
            <w:tcPrChange w:id="352" w:author="Petros Kontos" w:date="2026-09-17T15:46:00Z" w16du:dateUtc="2026-09-17T12:46:00Z">
              <w:tcPr>
                <w:tcW w:w="0" w:type="auto"/>
              </w:tcPr>
            </w:tcPrChange>
          </w:tcPr>
          <w:p w14:paraId="759283A9" w14:textId="77777777" w:rsidR="00281992" w:rsidRPr="00E523B7" w:rsidRDefault="00281992" w:rsidP="00256E5B">
            <w:pPr>
              <w:rPr>
                <w:szCs w:val="22"/>
              </w:rPr>
            </w:pPr>
            <w:r w:rsidRPr="00E523B7">
              <w:rPr>
                <w:b/>
                <w:bCs/>
                <w:szCs w:val="22"/>
              </w:rPr>
              <w:t>97,88%</w:t>
            </w:r>
          </w:p>
        </w:tc>
      </w:tr>
      <w:tr w:rsidR="00281992" w:rsidRPr="00E523B7" w14:paraId="7F03C47A" w14:textId="77777777" w:rsidTr="00281992">
        <w:trPr>
          <w:trHeight w:val="885"/>
          <w:trPrChange w:id="353" w:author="Petros Kontos" w:date="2026-09-17T15:46:00Z" w16du:dateUtc="2026-09-17T12:46:00Z">
            <w:trPr>
              <w:trHeight w:val="885"/>
            </w:trPr>
          </w:trPrChange>
        </w:trPr>
        <w:tc>
          <w:tcPr>
            <w:tcW w:w="0" w:type="auto"/>
            <w:tcPrChange w:id="354" w:author="Petros Kontos" w:date="2026-09-17T15:46:00Z" w16du:dateUtc="2026-09-17T12:46:00Z">
              <w:tcPr>
                <w:tcW w:w="0" w:type="auto"/>
              </w:tcPr>
            </w:tcPrChange>
          </w:tcPr>
          <w:p w14:paraId="5BD7B2BB" w14:textId="77777777" w:rsidR="00281992" w:rsidRPr="00E523B7" w:rsidRDefault="00281992" w:rsidP="00256E5B">
            <w:pPr>
              <w:rPr>
                <w:szCs w:val="22"/>
              </w:rPr>
            </w:pPr>
            <w:r w:rsidRPr="00E523B7">
              <w:rPr>
                <w:szCs w:val="22"/>
              </w:rPr>
              <w:t>MobileNetV1</w:t>
            </w:r>
          </w:p>
        </w:tc>
        <w:tc>
          <w:tcPr>
            <w:tcW w:w="1320" w:type="dxa"/>
            <w:tcPrChange w:id="355" w:author="Petros Kontos" w:date="2026-09-17T15:46:00Z" w16du:dateUtc="2026-09-17T12:46:00Z">
              <w:tcPr>
                <w:tcW w:w="1308" w:type="dxa"/>
              </w:tcPr>
            </w:tcPrChange>
          </w:tcPr>
          <w:p w14:paraId="7CF091A3" w14:textId="77777777" w:rsidR="00281992" w:rsidRPr="00E523B7" w:rsidRDefault="00281992" w:rsidP="00256E5B">
            <w:pPr>
              <w:rPr>
                <w:szCs w:val="22"/>
              </w:rPr>
            </w:pPr>
            <w:r w:rsidRPr="00E523B7">
              <w:rPr>
                <w:szCs w:val="22"/>
              </w:rPr>
              <w:t>Full unfreeze</w:t>
            </w:r>
          </w:p>
        </w:tc>
        <w:tc>
          <w:tcPr>
            <w:tcW w:w="1075" w:type="dxa"/>
            <w:tcPrChange w:id="356" w:author="Petros Kontos" w:date="2026-09-17T15:46:00Z" w16du:dateUtc="2026-09-17T12:46:00Z">
              <w:tcPr>
                <w:tcW w:w="1065" w:type="dxa"/>
              </w:tcPr>
            </w:tcPrChange>
          </w:tcPr>
          <w:p w14:paraId="680355ED" w14:textId="77777777" w:rsidR="00281992" w:rsidRPr="00E523B7" w:rsidRDefault="00281992" w:rsidP="00256E5B">
            <w:pPr>
              <w:rPr>
                <w:szCs w:val="22"/>
              </w:rPr>
            </w:pPr>
            <w:r w:rsidRPr="00E523B7">
              <w:rPr>
                <w:szCs w:val="22"/>
              </w:rPr>
              <w:t>89,59%</w:t>
            </w:r>
          </w:p>
        </w:tc>
        <w:tc>
          <w:tcPr>
            <w:tcW w:w="1093" w:type="dxa"/>
            <w:tcPrChange w:id="357" w:author="Petros Kontos" w:date="2026-09-17T15:46:00Z" w16du:dateUtc="2026-09-17T12:46:00Z">
              <w:tcPr>
                <w:tcW w:w="1083" w:type="dxa"/>
              </w:tcPr>
            </w:tcPrChange>
          </w:tcPr>
          <w:p w14:paraId="630461A0" w14:textId="77777777" w:rsidR="00281992" w:rsidRPr="00E523B7" w:rsidRDefault="00281992" w:rsidP="00256E5B">
            <w:pPr>
              <w:rPr>
                <w:szCs w:val="22"/>
              </w:rPr>
            </w:pPr>
            <w:r w:rsidRPr="00E523B7">
              <w:rPr>
                <w:szCs w:val="22"/>
              </w:rPr>
              <w:t>77,45%</w:t>
            </w:r>
          </w:p>
        </w:tc>
        <w:tc>
          <w:tcPr>
            <w:tcW w:w="0" w:type="auto"/>
            <w:tcPrChange w:id="358" w:author="Petros Kontos" w:date="2026-09-17T15:46:00Z" w16du:dateUtc="2026-09-17T12:46:00Z">
              <w:tcPr>
                <w:tcW w:w="0" w:type="auto"/>
              </w:tcPr>
            </w:tcPrChange>
          </w:tcPr>
          <w:p w14:paraId="3A2232FB" w14:textId="77777777" w:rsidR="00281992" w:rsidRPr="00E523B7" w:rsidRDefault="00281992" w:rsidP="00256E5B">
            <w:pPr>
              <w:rPr>
                <w:szCs w:val="22"/>
              </w:rPr>
            </w:pPr>
            <w:r w:rsidRPr="00E523B7">
              <w:rPr>
                <w:szCs w:val="22"/>
              </w:rPr>
              <w:t>72,67%</w:t>
            </w:r>
          </w:p>
        </w:tc>
        <w:tc>
          <w:tcPr>
            <w:tcW w:w="0" w:type="auto"/>
            <w:tcPrChange w:id="359" w:author="Petros Kontos" w:date="2026-09-17T15:46:00Z" w16du:dateUtc="2026-09-17T12:46:00Z">
              <w:tcPr>
                <w:tcW w:w="0" w:type="auto"/>
              </w:tcPr>
            </w:tcPrChange>
          </w:tcPr>
          <w:p w14:paraId="4D0AAAB0" w14:textId="77777777" w:rsidR="00281992" w:rsidRPr="00E523B7" w:rsidRDefault="00281992" w:rsidP="00256E5B">
            <w:pPr>
              <w:rPr>
                <w:szCs w:val="22"/>
              </w:rPr>
            </w:pPr>
            <w:r w:rsidRPr="00E523B7">
              <w:rPr>
                <w:szCs w:val="22"/>
              </w:rPr>
              <w:t>73,83%</w:t>
            </w:r>
          </w:p>
        </w:tc>
        <w:tc>
          <w:tcPr>
            <w:tcW w:w="0" w:type="auto"/>
            <w:tcPrChange w:id="360" w:author="Petros Kontos" w:date="2026-09-17T15:46:00Z" w16du:dateUtc="2026-09-17T12:46:00Z">
              <w:tcPr>
                <w:tcW w:w="0" w:type="auto"/>
              </w:tcPr>
            </w:tcPrChange>
          </w:tcPr>
          <w:p w14:paraId="2D43042C" w14:textId="77777777" w:rsidR="00281992" w:rsidRPr="00E523B7" w:rsidRDefault="00281992" w:rsidP="00256E5B">
            <w:pPr>
              <w:rPr>
                <w:szCs w:val="22"/>
              </w:rPr>
            </w:pPr>
            <w:r w:rsidRPr="00E523B7">
              <w:rPr>
                <w:szCs w:val="22"/>
              </w:rPr>
              <w:t>95,24%</w:t>
            </w:r>
          </w:p>
        </w:tc>
      </w:tr>
      <w:tr w:rsidR="00281992" w:rsidRPr="00E523B7" w14:paraId="3969E970" w14:textId="77777777" w:rsidTr="00281992">
        <w:trPr>
          <w:trHeight w:val="872"/>
          <w:trPrChange w:id="361" w:author="Petros Kontos" w:date="2026-09-17T15:46:00Z" w16du:dateUtc="2026-09-17T12:46:00Z">
            <w:trPr>
              <w:trHeight w:val="872"/>
            </w:trPr>
          </w:trPrChange>
        </w:trPr>
        <w:tc>
          <w:tcPr>
            <w:tcW w:w="0" w:type="auto"/>
            <w:tcPrChange w:id="362" w:author="Petros Kontos" w:date="2026-09-17T15:46:00Z" w16du:dateUtc="2026-09-17T12:46:00Z">
              <w:tcPr>
                <w:tcW w:w="0" w:type="auto"/>
              </w:tcPr>
            </w:tcPrChange>
          </w:tcPr>
          <w:p w14:paraId="4E957AE0" w14:textId="77777777" w:rsidR="00281992" w:rsidRPr="00E523B7" w:rsidRDefault="00281992" w:rsidP="00256E5B">
            <w:pPr>
              <w:rPr>
                <w:szCs w:val="22"/>
              </w:rPr>
            </w:pPr>
            <w:r w:rsidRPr="00E523B7">
              <w:rPr>
                <w:szCs w:val="22"/>
              </w:rPr>
              <w:t>MobileNetV1</w:t>
            </w:r>
          </w:p>
        </w:tc>
        <w:tc>
          <w:tcPr>
            <w:tcW w:w="1320" w:type="dxa"/>
            <w:tcPrChange w:id="363" w:author="Petros Kontos" w:date="2026-09-17T15:46:00Z" w16du:dateUtc="2026-09-17T12:46:00Z">
              <w:tcPr>
                <w:tcW w:w="1308" w:type="dxa"/>
              </w:tcPr>
            </w:tcPrChange>
          </w:tcPr>
          <w:p w14:paraId="5797B545" w14:textId="77777777" w:rsidR="00281992" w:rsidRPr="00E523B7" w:rsidRDefault="00281992" w:rsidP="00256E5B">
            <w:pPr>
              <w:rPr>
                <w:szCs w:val="22"/>
              </w:rPr>
            </w:pPr>
            <w:r w:rsidRPr="00E523B7">
              <w:rPr>
                <w:szCs w:val="22"/>
              </w:rPr>
              <w:t>BN-locked</w:t>
            </w:r>
          </w:p>
        </w:tc>
        <w:tc>
          <w:tcPr>
            <w:tcW w:w="1075" w:type="dxa"/>
            <w:tcPrChange w:id="364" w:author="Petros Kontos" w:date="2026-09-17T15:46:00Z" w16du:dateUtc="2026-09-17T12:46:00Z">
              <w:tcPr>
                <w:tcW w:w="1065" w:type="dxa"/>
              </w:tcPr>
            </w:tcPrChange>
          </w:tcPr>
          <w:p w14:paraId="388ADFA6" w14:textId="77777777" w:rsidR="00281992" w:rsidRPr="00E523B7" w:rsidRDefault="00281992" w:rsidP="00256E5B">
            <w:pPr>
              <w:rPr>
                <w:szCs w:val="22"/>
              </w:rPr>
            </w:pPr>
            <w:r w:rsidRPr="00E523B7">
              <w:rPr>
                <w:b/>
                <w:bCs/>
                <w:szCs w:val="22"/>
              </w:rPr>
              <w:t>94,83%</w:t>
            </w:r>
          </w:p>
        </w:tc>
        <w:tc>
          <w:tcPr>
            <w:tcW w:w="1093" w:type="dxa"/>
            <w:tcPrChange w:id="365" w:author="Petros Kontos" w:date="2026-09-17T15:46:00Z" w16du:dateUtc="2026-09-17T12:46:00Z">
              <w:tcPr>
                <w:tcW w:w="1083" w:type="dxa"/>
              </w:tcPr>
            </w:tcPrChange>
          </w:tcPr>
          <w:p w14:paraId="42B2B042" w14:textId="77777777" w:rsidR="00281992" w:rsidRPr="00E523B7" w:rsidRDefault="00281992" w:rsidP="00256E5B">
            <w:pPr>
              <w:rPr>
                <w:szCs w:val="22"/>
              </w:rPr>
            </w:pPr>
            <w:r w:rsidRPr="00E523B7">
              <w:rPr>
                <w:b/>
                <w:bCs/>
                <w:szCs w:val="22"/>
              </w:rPr>
              <w:t>84,14%</w:t>
            </w:r>
          </w:p>
        </w:tc>
        <w:tc>
          <w:tcPr>
            <w:tcW w:w="0" w:type="auto"/>
            <w:tcPrChange w:id="366" w:author="Petros Kontos" w:date="2026-09-17T15:46:00Z" w16du:dateUtc="2026-09-17T12:46:00Z">
              <w:tcPr>
                <w:tcW w:w="0" w:type="auto"/>
              </w:tcPr>
            </w:tcPrChange>
          </w:tcPr>
          <w:p w14:paraId="5C209C5B" w14:textId="77777777" w:rsidR="00281992" w:rsidRPr="00E523B7" w:rsidRDefault="00281992" w:rsidP="00256E5B">
            <w:pPr>
              <w:rPr>
                <w:szCs w:val="22"/>
              </w:rPr>
            </w:pPr>
            <w:r w:rsidRPr="00E523B7">
              <w:rPr>
                <w:b/>
                <w:bCs/>
                <w:szCs w:val="22"/>
              </w:rPr>
              <w:t>84,24%</w:t>
            </w:r>
          </w:p>
        </w:tc>
        <w:tc>
          <w:tcPr>
            <w:tcW w:w="0" w:type="auto"/>
            <w:tcPrChange w:id="367" w:author="Petros Kontos" w:date="2026-09-17T15:46:00Z" w16du:dateUtc="2026-09-17T12:46:00Z">
              <w:tcPr>
                <w:tcW w:w="0" w:type="auto"/>
              </w:tcPr>
            </w:tcPrChange>
          </w:tcPr>
          <w:p w14:paraId="6A1B3ABA" w14:textId="77777777" w:rsidR="00281992" w:rsidRPr="00E523B7" w:rsidRDefault="00281992" w:rsidP="00256E5B">
            <w:pPr>
              <w:rPr>
                <w:szCs w:val="22"/>
              </w:rPr>
            </w:pPr>
            <w:r w:rsidRPr="00E523B7">
              <w:rPr>
                <w:b/>
                <w:bCs/>
                <w:szCs w:val="22"/>
              </w:rPr>
              <w:t>83,39%</w:t>
            </w:r>
          </w:p>
        </w:tc>
        <w:tc>
          <w:tcPr>
            <w:tcW w:w="0" w:type="auto"/>
            <w:tcPrChange w:id="368" w:author="Petros Kontos" w:date="2026-09-17T15:46:00Z" w16du:dateUtc="2026-09-17T12:46:00Z">
              <w:tcPr>
                <w:tcW w:w="0" w:type="auto"/>
              </w:tcPr>
            </w:tcPrChange>
          </w:tcPr>
          <w:p w14:paraId="31A8F273" w14:textId="77777777" w:rsidR="00281992" w:rsidRPr="00E523B7" w:rsidRDefault="00281992" w:rsidP="00772BD7">
            <w:pPr>
              <w:keepNext/>
              <w:rPr>
                <w:szCs w:val="22"/>
              </w:rPr>
            </w:pPr>
            <w:r w:rsidRPr="00E523B7">
              <w:rPr>
                <w:b/>
                <w:bCs/>
                <w:szCs w:val="22"/>
              </w:rPr>
              <w:t>97,99%</w:t>
            </w:r>
          </w:p>
        </w:tc>
      </w:tr>
    </w:tbl>
    <w:p w14:paraId="2A314432" w14:textId="26122E40" w:rsidR="00772BD7" w:rsidRPr="008F6840" w:rsidRDefault="00772BD7" w:rsidP="00B2755D">
      <w:pPr>
        <w:pStyle w:val="ac"/>
        <w:jc w:val="center"/>
      </w:pPr>
      <w:r>
        <w:t xml:space="preserve">Πίνακας </w:t>
      </w:r>
      <w:r w:rsidR="000E5B75">
        <w:fldChar w:fldCharType="begin"/>
      </w:r>
      <w:r w:rsidR="000E5B75">
        <w:instrText xml:space="preserve"> SEQ Πίνακας \* ARABIC </w:instrText>
      </w:r>
      <w:r w:rsidR="000E5B75">
        <w:fldChar w:fldCharType="separate"/>
      </w:r>
      <w:ins w:id="369" w:author="Petros Kontos" w:date="2026-09-17T15:45:00Z" w16du:dateUtc="2026-09-17T12:45:00Z">
        <w:r w:rsidR="00281992">
          <w:rPr>
            <w:noProof/>
          </w:rPr>
          <w:t>8</w:t>
        </w:r>
      </w:ins>
      <w:r w:rsidR="000E5B75">
        <w:rPr>
          <w:noProof/>
        </w:rPr>
        <w:fldChar w:fldCharType="end"/>
      </w:r>
      <w:r>
        <w:t xml:space="preserve"> </w:t>
      </w:r>
      <w:r w:rsidRPr="008F6840">
        <w:t xml:space="preserve">: </w:t>
      </w:r>
      <w:r>
        <w:t xml:space="preserve">Αποτελέσματα </w:t>
      </w:r>
      <w:r w:rsidRPr="003F4C4E">
        <w:t>των μοντέλων με</w:t>
      </w:r>
      <w:r>
        <w:t xml:space="preserve">τά </w:t>
      </w:r>
      <w:r w:rsidR="00281992">
        <w:t xml:space="preserve">την εξειδικευμένη εκπαίδευση. </w:t>
      </w:r>
      <w:r w:rsidR="00B2755D" w:rsidRPr="008F6840">
        <w:t>.</w:t>
      </w:r>
    </w:p>
    <w:p w14:paraId="4684EF1B" w14:textId="649C4F78" w:rsidR="00380066" w:rsidRDefault="00B2755D" w:rsidP="00B2755D">
      <w:pPr>
        <w:rPr>
          <w:ins w:id="370" w:author="Petros Kontos" w:date="2026-09-16T14:08:00Z" w16du:dateUtc="2026-09-16T11:08:00Z"/>
        </w:rPr>
      </w:pPr>
      <w:r w:rsidRPr="003F4C4E">
        <w:t>Για να εξεταστεί αναλυτικότερα η συμπεριφορά των μοντέλων κατά την εκπαίδευση, παρουσιάζονται οι καμπύλες Accuracy και Loss για τα σύνολα εκπαίδευσης και επικύρωσης</w:t>
      </w:r>
      <w:r w:rsidR="00380066">
        <w:t xml:space="preserve"> στο Σχήμα </w:t>
      </w:r>
      <w:r w:rsidR="00281992">
        <w:rPr>
          <w:lang w:val="en-US"/>
        </w:rPr>
        <w:t>8</w:t>
      </w:r>
      <w:r w:rsidRPr="003F4C4E">
        <w:t>. Η κατακόρυφη διακεκομμένη γραμμή δείχνει το σημείο στο οποίο ολοκληρώθηκε το frozen στάδιο και ξεκίνησε το fine-tuning, μετά τις πρώτες 200 εποχές.</w:t>
      </w:r>
    </w:p>
    <w:p w14:paraId="17FC9B86" w14:textId="46512930" w:rsidR="00B2755D" w:rsidRPr="008F6840" w:rsidDel="00380066" w:rsidRDefault="00380066" w:rsidP="00380066">
      <w:pPr>
        <w:spacing w:after="0" w:line="240" w:lineRule="auto"/>
        <w:jc w:val="left"/>
        <w:rPr>
          <w:del w:id="371" w:author="Petros Kontos" w:date="2026-09-16T14:08:00Z" w16du:dateUtc="2026-09-16T11:08:00Z"/>
        </w:rPr>
        <w:pPrChange w:id="372" w:author="Petros Kontos" w:date="2026-09-16T14:08:00Z" w16du:dateUtc="2026-09-16T11:08:00Z">
          <w:pPr/>
        </w:pPrChange>
      </w:pPr>
      <w:ins w:id="373" w:author="Petros Kontos" w:date="2026-09-16T14:08:00Z" w16du:dateUtc="2026-09-16T11:08:00Z">
        <w:r>
          <w:br w:type="page"/>
        </w:r>
      </w:ins>
    </w:p>
    <w:p w14:paraId="67E29EE9" w14:textId="23284FF9" w:rsidR="00B2755D" w:rsidRPr="00955A1D" w:rsidDel="00380066" w:rsidRDefault="00B2755D" w:rsidP="00380066">
      <w:pPr>
        <w:spacing w:after="0" w:line="240" w:lineRule="auto"/>
        <w:jc w:val="left"/>
        <w:rPr>
          <w:del w:id="374" w:author="Petros Kontos" w:date="2026-09-16T14:08:00Z" w16du:dateUtc="2026-09-16T11:08:00Z"/>
        </w:rPr>
        <w:pPrChange w:id="375" w:author="Petros Kontos" w:date="2026-09-16T14:08:00Z" w16du:dateUtc="2026-09-16T11:08:00Z">
          <w:pPr/>
        </w:pPrChange>
      </w:pPr>
    </w:p>
    <w:p w14:paraId="56FA0821" w14:textId="3D7EFB31" w:rsidR="00B2755D" w:rsidRPr="008F6840" w:rsidDel="00380066" w:rsidRDefault="00B2755D" w:rsidP="00B2755D">
      <w:pPr>
        <w:rPr>
          <w:del w:id="376" w:author="Petros Kontos" w:date="2026-09-16T14:08:00Z" w16du:dateUtc="2026-09-16T11:08:00Z"/>
        </w:rPr>
      </w:pPr>
    </w:p>
    <w:p w14:paraId="054D6D3C" w14:textId="77777777" w:rsidR="00B2755D" w:rsidRDefault="00B2755D" w:rsidP="00B2755D">
      <w:pPr>
        <w:keepNext/>
      </w:pPr>
      <w:r w:rsidRPr="003F4C4E">
        <w:rPr>
          <w:noProof/>
        </w:rPr>
        <w:drawing>
          <wp:inline distT="0" distB="0" distL="0" distR="0" wp14:anchorId="6D73CE17" wp14:editId="6C6D4897">
            <wp:extent cx="5274945" cy="3068817"/>
            <wp:effectExtent l="0" t="0" r="1905" b="0"/>
            <wp:docPr id="1139896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945" cy="3068817"/>
                    </a:xfrm>
                    <a:prstGeom prst="rect">
                      <a:avLst/>
                    </a:prstGeom>
                    <a:noFill/>
                    <a:ln>
                      <a:noFill/>
                    </a:ln>
                  </pic:spPr>
                </pic:pic>
              </a:graphicData>
            </a:graphic>
          </wp:inline>
        </w:drawing>
      </w:r>
    </w:p>
    <w:p w14:paraId="2C57FCAB" w14:textId="3B32D3E9" w:rsidR="00B2755D" w:rsidRPr="008F6840" w:rsidRDefault="00B2755D" w:rsidP="00E2148F">
      <w:pPr>
        <w:pStyle w:val="ac"/>
        <w:jc w:val="center"/>
      </w:pPr>
      <w:r>
        <w:t xml:space="preserve">Σχήμα </w:t>
      </w:r>
      <w:r w:rsidR="000E5B75">
        <w:fldChar w:fldCharType="begin"/>
      </w:r>
      <w:r w:rsidR="000E5B75">
        <w:instrText xml:space="preserve"> SEQ Σχήμα \* ARABIC </w:instrText>
      </w:r>
      <w:r w:rsidR="000E5B75">
        <w:fldChar w:fldCharType="separate"/>
      </w:r>
      <w:ins w:id="377" w:author="Petros Kontos" w:date="2026-09-17T18:28:00Z" w16du:dateUtc="2026-09-17T15:28:00Z">
        <w:r w:rsidR="00157B21">
          <w:rPr>
            <w:noProof/>
          </w:rPr>
          <w:t>10</w:t>
        </w:r>
      </w:ins>
      <w:del w:id="378" w:author="Petros Kontos" w:date="2026-09-16T13:15:00Z" w16du:dateUtc="2026-09-16T10:15:00Z">
        <w:r w:rsidR="000E5B75" w:rsidDel="00D1544D">
          <w:rPr>
            <w:noProof/>
          </w:rPr>
          <w:delText>4</w:delText>
        </w:r>
      </w:del>
      <w:r w:rsidR="000E5B75">
        <w:rPr>
          <w:noProof/>
        </w:rPr>
        <w:fldChar w:fldCharType="end"/>
      </w:r>
      <w:r w:rsidR="00A50160" w:rsidRPr="008F6840">
        <w:rPr>
          <w:i w:val="0"/>
          <w:iCs w:val="0"/>
          <w:color w:val="auto"/>
          <w:sz w:val="22"/>
          <w:szCs w:val="20"/>
        </w:rPr>
        <w:t xml:space="preserve">: </w:t>
      </w:r>
      <w:r w:rsidR="00A50160" w:rsidRPr="00A50160">
        <w:t>Καμπύλες εκπαίδευσης και επικύρωσης τ</w:t>
      </w:r>
      <w:r w:rsidR="00A50160">
        <w:t xml:space="preserve">ων </w:t>
      </w:r>
      <w:r w:rsidR="00A50160">
        <w:rPr>
          <w:lang w:val="en-US"/>
        </w:rPr>
        <w:t>Effic</w:t>
      </w:r>
      <w:r w:rsidR="005A7C17">
        <w:rPr>
          <w:lang w:val="en-US"/>
        </w:rPr>
        <w:t>i</w:t>
      </w:r>
      <w:r w:rsidR="00A50160">
        <w:rPr>
          <w:lang w:val="en-US"/>
        </w:rPr>
        <w:t>entNetB</w:t>
      </w:r>
      <w:r w:rsidR="00A50160" w:rsidRPr="008F6840">
        <w:t xml:space="preserve">2 </w:t>
      </w:r>
      <w:r w:rsidR="00422274" w:rsidRPr="008F6840">
        <w:t>&amp;</w:t>
      </w:r>
      <w:r w:rsidR="00A50160" w:rsidRPr="008F6840">
        <w:t xml:space="preserve"> </w:t>
      </w:r>
      <w:r w:rsidR="00A50160">
        <w:rPr>
          <w:lang w:val="en-US"/>
        </w:rPr>
        <w:t>MobileNetV</w:t>
      </w:r>
      <w:r w:rsidR="00A50160" w:rsidRPr="008F6840">
        <w:t xml:space="preserve">1 </w:t>
      </w:r>
      <w:r w:rsidR="00A50160" w:rsidRPr="00A50160">
        <w:t>με full unfreeze.</w:t>
      </w:r>
    </w:p>
    <w:p w14:paraId="4A785A32" w14:textId="77777777" w:rsidR="00B2755D" w:rsidRDefault="00B2755D" w:rsidP="00B2755D">
      <w:pPr>
        <w:keepNext/>
      </w:pPr>
      <w:r w:rsidRPr="003F4C4E">
        <w:rPr>
          <w:noProof/>
        </w:rPr>
        <w:drawing>
          <wp:inline distT="0" distB="0" distL="0" distR="0" wp14:anchorId="075684D6" wp14:editId="3604ACFD">
            <wp:extent cx="5274945" cy="2943270"/>
            <wp:effectExtent l="0" t="0" r="1905" b="9525"/>
            <wp:docPr id="1796282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945" cy="2943270"/>
                    </a:xfrm>
                    <a:prstGeom prst="rect">
                      <a:avLst/>
                    </a:prstGeom>
                    <a:noFill/>
                    <a:ln>
                      <a:noFill/>
                    </a:ln>
                  </pic:spPr>
                </pic:pic>
              </a:graphicData>
            </a:graphic>
          </wp:inline>
        </w:drawing>
      </w:r>
    </w:p>
    <w:p w14:paraId="351BAB10" w14:textId="4D843905" w:rsidR="0094067F" w:rsidRPr="008F6840" w:rsidRDefault="00B2755D" w:rsidP="00A50160">
      <w:pPr>
        <w:pStyle w:val="ac"/>
        <w:jc w:val="center"/>
      </w:pPr>
      <w:r>
        <w:t xml:space="preserve">Σχήμα </w:t>
      </w:r>
      <w:r w:rsidR="000E5B75">
        <w:fldChar w:fldCharType="begin"/>
      </w:r>
      <w:r w:rsidR="000E5B75">
        <w:instrText xml:space="preserve"> SEQ Σχήμα \* ARABIC </w:instrText>
      </w:r>
      <w:r w:rsidR="000E5B75">
        <w:fldChar w:fldCharType="separate"/>
      </w:r>
      <w:ins w:id="379" w:author="Petros Kontos" w:date="2026-09-17T18:28:00Z" w16du:dateUtc="2026-09-17T15:28:00Z">
        <w:r w:rsidR="00157B21">
          <w:rPr>
            <w:noProof/>
          </w:rPr>
          <w:t>11</w:t>
        </w:r>
      </w:ins>
      <w:del w:id="380" w:author="Petros Kontos" w:date="2026-09-16T13:15:00Z" w16du:dateUtc="2026-09-16T10:15:00Z">
        <w:r w:rsidR="000E5B75" w:rsidDel="00D1544D">
          <w:rPr>
            <w:noProof/>
          </w:rPr>
          <w:delText>5</w:delText>
        </w:r>
      </w:del>
      <w:r w:rsidR="000E5B75">
        <w:rPr>
          <w:noProof/>
        </w:rPr>
        <w:fldChar w:fldCharType="end"/>
      </w:r>
      <w:r w:rsidRPr="003F4C4E">
        <w:t>:</w:t>
      </w:r>
      <w:r w:rsidR="00A50160" w:rsidRPr="00A50160">
        <w:rPr>
          <w:i w:val="0"/>
          <w:iCs w:val="0"/>
          <w:color w:val="auto"/>
          <w:sz w:val="22"/>
          <w:szCs w:val="20"/>
        </w:rPr>
        <w:t xml:space="preserve"> </w:t>
      </w:r>
      <w:r w:rsidR="00A50160" w:rsidRPr="00A50160">
        <w:t>Καμπύλες εκπαίδευσης και επικύρωσης τ</w:t>
      </w:r>
      <w:r w:rsidR="00A50160">
        <w:t xml:space="preserve">ων </w:t>
      </w:r>
      <w:r w:rsidR="00A50160">
        <w:rPr>
          <w:lang w:val="en-US"/>
        </w:rPr>
        <w:t>Effic</w:t>
      </w:r>
      <w:r w:rsidR="00753C70">
        <w:rPr>
          <w:lang w:val="en-US"/>
        </w:rPr>
        <w:t>i</w:t>
      </w:r>
      <w:r w:rsidR="00A50160">
        <w:rPr>
          <w:lang w:val="en-US"/>
        </w:rPr>
        <w:t>entNetB</w:t>
      </w:r>
      <w:r w:rsidR="00A50160" w:rsidRPr="008F6840">
        <w:t xml:space="preserve">2 &amp; </w:t>
      </w:r>
      <w:r w:rsidR="00A50160">
        <w:rPr>
          <w:lang w:val="en-US"/>
        </w:rPr>
        <w:t>MobileNetV</w:t>
      </w:r>
      <w:r w:rsidR="00A50160" w:rsidRPr="008F6840">
        <w:t xml:space="preserve">1 </w:t>
      </w:r>
      <w:r w:rsidR="00A50160" w:rsidRPr="00A50160">
        <w:t xml:space="preserve"> με BN-locked fine-tuning.</w:t>
      </w:r>
    </w:p>
    <w:p w14:paraId="677DC449" w14:textId="77777777" w:rsidR="0094067F" w:rsidRDefault="0094067F" w:rsidP="0094067F"/>
    <w:p w14:paraId="600155A6" w14:textId="77777777" w:rsidR="0094067F" w:rsidRPr="003F4C4E" w:rsidRDefault="0094067F" w:rsidP="0094067F">
      <w:r w:rsidRPr="003F4C4E">
        <w:t xml:space="preserve">Από τα παραπάνω διαγράμματα φαίνεται ότι, όταν ξεπαγώνουν όλα τα επίπεδα του backbone, παρουσιάζεται απότομη υποβάθμιση της απόδοσης. Η συμπεριφορά αυτή φαίνεται να συνδέεται με την ενημέρωση των στατιστικών των επιπέδων Batch Normalization [3]. Αντίθετα, στα διαγράμματα της στρατηγικής BN-locked, όπου τα </w:t>
      </w:r>
      <w:r w:rsidRPr="003F4C4E">
        <w:lastRenderedPageBreak/>
        <w:t>επίπεδα Batch Normalization παρέμειναν παγωμένα, δεν παρατηρήθηκε η ίδια υποβάθμιση και τα δίκτυα παρουσίασαν σταθερότερη σύγκλιση.</w:t>
      </w:r>
    </w:p>
    <w:p w14:paraId="2E3FB452" w14:textId="77777777" w:rsidR="0094067F" w:rsidRPr="003F4C4E" w:rsidRDefault="0094067F" w:rsidP="0094067F">
      <w:r w:rsidRPr="003F4C4E">
        <w:t>Η καλύτερη συνολική επίδοση επιτεύχθηκε από το EfficientNetB2 με BN-locked fine-tuning, δηλαδή με τα επίπεδα Batch Normalization του backbone σε inference mode, όπως αναφέρθηκε στο Κεφάλαιο 3. Το μοντέλο πέτυχε Accuracy 95,39%, Macro-F1 87,34% και Top-2 Accuracy 97,88%. Οι διαφορές σε σχέση με το full unfreeze είναι εμφανείς και στα δύο μοντέλα. Στο MobileNetV1, το Accuracy αυξήθηκε από 89,59% σε 94,83%, ενώ στο EfficientNetB2 από 81,72% σε 95,39%. Αντίστοιχα, το Macro-F1 αυξήθηκε στο MobileNetV1 από 73,83% σε 83,39% και στο EfficientNetB2 από 58,26% σε 87,34%. Οι βελτιώσεις αυτές αντιστοιχούν σε 5,24 και 13,68 ποσοστιαίες μονάδες στο Accuracy και σε 9,55 και 29,08 ποσοστιαίες μονάδες στο Macro-F1, αντίστοιχα.</w:t>
      </w:r>
    </w:p>
    <w:p w14:paraId="73780FC1" w14:textId="4F8D234F" w:rsidR="0094067F" w:rsidRDefault="0094067F" w:rsidP="0094067F">
      <w:pPr>
        <w:pStyle w:val="2"/>
      </w:pPr>
      <w:bookmarkStart w:id="381" w:name="_Toc240123241"/>
      <w:r w:rsidRPr="0094067F">
        <w:t>Υπερδειγματοληψία (Oversampling)</w:t>
      </w:r>
      <w:bookmarkEnd w:id="381"/>
    </w:p>
    <w:p w14:paraId="2E40347C" w14:textId="77777777" w:rsidR="0094067F" w:rsidRDefault="0094067F" w:rsidP="0094067F">
      <w:r>
        <w:t>Για την αντιμετώπιση της ανισορροπίας των κλάσεων του ZooLake χρησιμοποιήθηκε η τεχνική της τυχαίας υπερδειγματοληψίας (random oversampling). Κατά τη διαδικασία αυτή, δείγματα από τις σπάνιες κλάσεις επιλέγονται επανειλημμένα, ώστε να εμφανίζονται συχνότερα κατά την εκπαίδευση, χωρίς να δημιουργούνται νέες αρχικές εικόνες. Επειδή παράλληλα εφαρμόζεται επαύξηση δεδομένων (data augmentation), η ίδια εικόνα μπορεί να παρουσιάζεται στο μοντέλο με διαφορετικούς μετασχηματισμούς.</w:t>
      </w:r>
    </w:p>
    <w:p w14:paraId="675B9BC7" w14:textId="428F5B5D" w:rsidR="00C84A1F" w:rsidRPr="008F6840" w:rsidRDefault="0094067F" w:rsidP="0094067F">
      <w:r>
        <w:t xml:space="preserve">Επιλέχθηκε οι κλάσεις με λιγότερα από 50 δείγματα να αυξηθούν στα 100, όπως φαίνεται στον σχετικό </w:t>
      </w:r>
      <w:r w:rsidR="0000326D">
        <w:t>Π</w:t>
      </w:r>
      <w:r>
        <w:t xml:space="preserve">ίνακα </w:t>
      </w:r>
      <w:r w:rsidR="0000326D">
        <w:t>2</w:t>
      </w:r>
      <w:r>
        <w:t>. Με αυτόν τον τρόπο, το σύνολο εκπαίδευσης αυξήθηκε από 12.558 σε 12.961 εικόνες, ενώ τα σύνολα επικύρωσης και αξιολόγησης παρέμειναν αμετάβλητα, ώστε να διατηρηθεί η αντικειμενικότητα της αξιολόγησης. Για τη σύγκριση, το oversampling εφαρμόστηκε στο Custom CNN και στο EfficientNetB2, το οποίο είχε παρουσιάσει την καλύτερη επίδοση με τη στρατηγική BN-locked. Στο EfficientNetB2 το μοντέλο εκπαιδεύτηκε ξανά με oversampling τόσο κατά το αρχικό frozen στάδιο όσο και κατά το επόμενο BN-locked fine-tuning.</w:t>
      </w:r>
    </w:p>
    <w:p w14:paraId="6A063438" w14:textId="77777777" w:rsidR="00E45B7B" w:rsidRPr="008F6840" w:rsidRDefault="00E45B7B" w:rsidP="0094067F"/>
    <w:p w14:paraId="3BE2ACF9" w14:textId="77777777" w:rsidR="00E45B7B" w:rsidRPr="008F6840" w:rsidRDefault="00E45B7B" w:rsidP="0094067F"/>
    <w:p w14:paraId="222ED004" w14:textId="77777777" w:rsidR="00E45B7B" w:rsidRPr="008F6840" w:rsidRDefault="00E45B7B" w:rsidP="0094067F"/>
    <w:p w14:paraId="7E84A04C" w14:textId="77777777" w:rsidR="00E45B7B" w:rsidRPr="008F6840" w:rsidRDefault="00E45B7B" w:rsidP="0094067F"/>
    <w:p w14:paraId="305DA6EF" w14:textId="77777777" w:rsidR="00E45B7B" w:rsidRPr="008F6840" w:rsidRDefault="00E45B7B" w:rsidP="0094067F"/>
    <w:p w14:paraId="2A119B5B" w14:textId="77777777" w:rsidR="00E45B7B" w:rsidRPr="008F6840" w:rsidRDefault="00E45B7B" w:rsidP="0094067F"/>
    <w:p w14:paraId="0DABF169" w14:textId="77777777" w:rsidR="00E45B7B" w:rsidRPr="008F6840" w:rsidRDefault="00E45B7B" w:rsidP="0094067F"/>
    <w:tbl>
      <w:tblPr>
        <w:tblStyle w:val="aa"/>
        <w:tblW w:w="0" w:type="auto"/>
        <w:tblLook w:val="04A0" w:firstRow="1" w:lastRow="0" w:firstColumn="1" w:lastColumn="0" w:noHBand="0" w:noVBand="1"/>
      </w:tblPr>
      <w:tblGrid>
        <w:gridCol w:w="1604"/>
        <w:gridCol w:w="1529"/>
        <w:gridCol w:w="1075"/>
        <w:gridCol w:w="1103"/>
        <w:gridCol w:w="953"/>
        <w:gridCol w:w="948"/>
        <w:gridCol w:w="1085"/>
      </w:tblGrid>
      <w:tr w:rsidR="0094067F" w:rsidRPr="00C84A1F" w14:paraId="5B53AB2C" w14:textId="77777777" w:rsidTr="00900526">
        <w:trPr>
          <w:trHeight w:val="904"/>
        </w:trPr>
        <w:tc>
          <w:tcPr>
            <w:tcW w:w="0" w:type="auto"/>
          </w:tcPr>
          <w:p w14:paraId="00A1F51A" w14:textId="77777777" w:rsidR="0094067F" w:rsidRPr="00C84A1F" w:rsidRDefault="0094067F" w:rsidP="00256E5B">
            <w:pPr>
              <w:rPr>
                <w:szCs w:val="22"/>
              </w:rPr>
            </w:pPr>
            <w:r w:rsidRPr="00C84A1F">
              <w:rPr>
                <w:szCs w:val="22"/>
              </w:rPr>
              <w:lastRenderedPageBreak/>
              <w:t>Μοντέλο</w:t>
            </w:r>
          </w:p>
        </w:tc>
        <w:tc>
          <w:tcPr>
            <w:tcW w:w="0" w:type="auto"/>
          </w:tcPr>
          <w:p w14:paraId="60448C0F" w14:textId="77777777" w:rsidR="0094067F" w:rsidRPr="00C84A1F" w:rsidRDefault="0094067F" w:rsidP="00256E5B">
            <w:pPr>
              <w:rPr>
                <w:szCs w:val="22"/>
              </w:rPr>
            </w:pPr>
            <w:r w:rsidRPr="00C84A1F">
              <w:rPr>
                <w:szCs w:val="22"/>
              </w:rPr>
              <w:t>Oversampling</w:t>
            </w:r>
          </w:p>
        </w:tc>
        <w:tc>
          <w:tcPr>
            <w:tcW w:w="0" w:type="auto"/>
          </w:tcPr>
          <w:p w14:paraId="40BDFC55" w14:textId="77777777" w:rsidR="0094067F" w:rsidRPr="00C84A1F" w:rsidRDefault="0094067F" w:rsidP="00256E5B">
            <w:pPr>
              <w:rPr>
                <w:szCs w:val="22"/>
              </w:rPr>
            </w:pPr>
            <w:r w:rsidRPr="00C84A1F">
              <w:rPr>
                <w:szCs w:val="22"/>
              </w:rPr>
              <w:t>Accuracy</w:t>
            </w:r>
          </w:p>
        </w:tc>
        <w:tc>
          <w:tcPr>
            <w:tcW w:w="0" w:type="auto"/>
          </w:tcPr>
          <w:p w14:paraId="538628DC" w14:textId="77777777" w:rsidR="0094067F" w:rsidRPr="00C84A1F" w:rsidRDefault="0094067F" w:rsidP="00256E5B">
            <w:pPr>
              <w:rPr>
                <w:szCs w:val="22"/>
              </w:rPr>
            </w:pPr>
            <w:r w:rsidRPr="00C84A1F">
              <w:rPr>
                <w:szCs w:val="22"/>
              </w:rPr>
              <w:t>Macro-Precision</w:t>
            </w:r>
          </w:p>
        </w:tc>
        <w:tc>
          <w:tcPr>
            <w:tcW w:w="0" w:type="auto"/>
          </w:tcPr>
          <w:p w14:paraId="5CDA73E9" w14:textId="77777777" w:rsidR="0094067F" w:rsidRPr="00C84A1F" w:rsidRDefault="0094067F" w:rsidP="00256E5B">
            <w:pPr>
              <w:rPr>
                <w:szCs w:val="22"/>
              </w:rPr>
            </w:pPr>
            <w:r w:rsidRPr="00C84A1F">
              <w:rPr>
                <w:szCs w:val="22"/>
              </w:rPr>
              <w:t>Macro-Recall</w:t>
            </w:r>
          </w:p>
        </w:tc>
        <w:tc>
          <w:tcPr>
            <w:tcW w:w="0" w:type="auto"/>
          </w:tcPr>
          <w:p w14:paraId="439D9261" w14:textId="77777777" w:rsidR="0094067F" w:rsidRPr="00C84A1F" w:rsidRDefault="0094067F" w:rsidP="00256E5B">
            <w:pPr>
              <w:rPr>
                <w:szCs w:val="22"/>
              </w:rPr>
            </w:pPr>
            <w:r w:rsidRPr="00C84A1F">
              <w:rPr>
                <w:szCs w:val="22"/>
              </w:rPr>
              <w:t>Macro-F1</w:t>
            </w:r>
          </w:p>
        </w:tc>
        <w:tc>
          <w:tcPr>
            <w:tcW w:w="0" w:type="auto"/>
          </w:tcPr>
          <w:p w14:paraId="0F0559D3" w14:textId="77777777" w:rsidR="0094067F" w:rsidRPr="00C84A1F" w:rsidRDefault="0094067F" w:rsidP="00256E5B">
            <w:pPr>
              <w:rPr>
                <w:szCs w:val="22"/>
              </w:rPr>
            </w:pPr>
            <w:r w:rsidRPr="00C84A1F">
              <w:rPr>
                <w:szCs w:val="22"/>
              </w:rPr>
              <w:t>Top-2 Accuracy</w:t>
            </w:r>
          </w:p>
        </w:tc>
      </w:tr>
      <w:tr w:rsidR="0094067F" w:rsidRPr="00C84A1F" w14:paraId="33088177" w14:textId="77777777" w:rsidTr="00900526">
        <w:trPr>
          <w:trHeight w:val="904"/>
        </w:trPr>
        <w:tc>
          <w:tcPr>
            <w:tcW w:w="0" w:type="auto"/>
          </w:tcPr>
          <w:p w14:paraId="33DAA7AD" w14:textId="77777777" w:rsidR="0094067F" w:rsidRPr="00C84A1F" w:rsidRDefault="0094067F" w:rsidP="00256E5B">
            <w:pPr>
              <w:rPr>
                <w:szCs w:val="22"/>
              </w:rPr>
            </w:pPr>
            <w:r w:rsidRPr="00C84A1F">
              <w:rPr>
                <w:szCs w:val="22"/>
              </w:rPr>
              <w:t>Custom CNN</w:t>
            </w:r>
          </w:p>
        </w:tc>
        <w:tc>
          <w:tcPr>
            <w:tcW w:w="0" w:type="auto"/>
          </w:tcPr>
          <w:p w14:paraId="665F78E1" w14:textId="77777777" w:rsidR="0094067F" w:rsidRPr="00C84A1F" w:rsidRDefault="0094067F" w:rsidP="00256E5B">
            <w:pPr>
              <w:rPr>
                <w:szCs w:val="22"/>
              </w:rPr>
            </w:pPr>
            <w:r w:rsidRPr="00C84A1F">
              <w:rPr>
                <w:szCs w:val="22"/>
              </w:rPr>
              <w:t>Όχι</w:t>
            </w:r>
          </w:p>
        </w:tc>
        <w:tc>
          <w:tcPr>
            <w:tcW w:w="0" w:type="auto"/>
          </w:tcPr>
          <w:p w14:paraId="77AD3231" w14:textId="77777777" w:rsidR="0094067F" w:rsidRPr="00C84A1F" w:rsidRDefault="0094067F" w:rsidP="00256E5B">
            <w:pPr>
              <w:rPr>
                <w:szCs w:val="22"/>
              </w:rPr>
            </w:pPr>
            <w:r w:rsidRPr="00C84A1F">
              <w:rPr>
                <w:szCs w:val="22"/>
              </w:rPr>
              <w:t>92,79%</w:t>
            </w:r>
          </w:p>
        </w:tc>
        <w:tc>
          <w:tcPr>
            <w:tcW w:w="0" w:type="auto"/>
          </w:tcPr>
          <w:p w14:paraId="4A6B7591" w14:textId="77777777" w:rsidR="0094067F" w:rsidRPr="00C84A1F" w:rsidRDefault="0094067F" w:rsidP="00256E5B">
            <w:pPr>
              <w:rPr>
                <w:szCs w:val="22"/>
              </w:rPr>
            </w:pPr>
            <w:r w:rsidRPr="00C84A1F">
              <w:rPr>
                <w:szCs w:val="22"/>
              </w:rPr>
              <w:t>79,37%</w:t>
            </w:r>
          </w:p>
        </w:tc>
        <w:tc>
          <w:tcPr>
            <w:tcW w:w="0" w:type="auto"/>
          </w:tcPr>
          <w:p w14:paraId="178A0795" w14:textId="77777777" w:rsidR="0094067F" w:rsidRPr="00C84A1F" w:rsidRDefault="0094067F" w:rsidP="00256E5B">
            <w:pPr>
              <w:rPr>
                <w:szCs w:val="22"/>
              </w:rPr>
            </w:pPr>
            <w:r w:rsidRPr="00C84A1F">
              <w:rPr>
                <w:szCs w:val="22"/>
              </w:rPr>
              <w:t>73,10%</w:t>
            </w:r>
          </w:p>
        </w:tc>
        <w:tc>
          <w:tcPr>
            <w:tcW w:w="0" w:type="auto"/>
          </w:tcPr>
          <w:p w14:paraId="255192AE" w14:textId="77777777" w:rsidR="0094067F" w:rsidRPr="00C84A1F" w:rsidRDefault="0094067F" w:rsidP="00256E5B">
            <w:pPr>
              <w:rPr>
                <w:szCs w:val="22"/>
              </w:rPr>
            </w:pPr>
            <w:r w:rsidRPr="00C84A1F">
              <w:rPr>
                <w:szCs w:val="22"/>
              </w:rPr>
              <w:t>74,39%</w:t>
            </w:r>
          </w:p>
        </w:tc>
        <w:tc>
          <w:tcPr>
            <w:tcW w:w="0" w:type="auto"/>
          </w:tcPr>
          <w:p w14:paraId="4574F5DA" w14:textId="77777777" w:rsidR="0094067F" w:rsidRPr="00C84A1F" w:rsidRDefault="0094067F" w:rsidP="00256E5B">
            <w:pPr>
              <w:rPr>
                <w:szCs w:val="22"/>
              </w:rPr>
            </w:pPr>
            <w:r w:rsidRPr="00C84A1F">
              <w:rPr>
                <w:szCs w:val="22"/>
              </w:rPr>
              <w:t>97,62%</w:t>
            </w:r>
          </w:p>
        </w:tc>
      </w:tr>
      <w:tr w:rsidR="0094067F" w:rsidRPr="00C84A1F" w14:paraId="197CF1EC" w14:textId="77777777" w:rsidTr="00900526">
        <w:trPr>
          <w:trHeight w:val="904"/>
        </w:trPr>
        <w:tc>
          <w:tcPr>
            <w:tcW w:w="0" w:type="auto"/>
          </w:tcPr>
          <w:p w14:paraId="685B80D4" w14:textId="77777777" w:rsidR="0094067F" w:rsidRPr="00C84A1F" w:rsidRDefault="0094067F" w:rsidP="00256E5B">
            <w:pPr>
              <w:rPr>
                <w:szCs w:val="22"/>
              </w:rPr>
            </w:pPr>
            <w:r w:rsidRPr="00C84A1F">
              <w:rPr>
                <w:szCs w:val="22"/>
              </w:rPr>
              <w:t>Custom CNN</w:t>
            </w:r>
          </w:p>
        </w:tc>
        <w:tc>
          <w:tcPr>
            <w:tcW w:w="0" w:type="auto"/>
          </w:tcPr>
          <w:p w14:paraId="196A339D" w14:textId="77777777" w:rsidR="0094067F" w:rsidRPr="00C84A1F" w:rsidRDefault="0094067F" w:rsidP="00256E5B">
            <w:pPr>
              <w:rPr>
                <w:b/>
                <w:bCs/>
                <w:szCs w:val="22"/>
              </w:rPr>
            </w:pPr>
            <w:r w:rsidRPr="00C84A1F">
              <w:rPr>
                <w:b/>
                <w:bCs/>
                <w:szCs w:val="22"/>
              </w:rPr>
              <w:t>Ναι</w:t>
            </w:r>
          </w:p>
        </w:tc>
        <w:tc>
          <w:tcPr>
            <w:tcW w:w="0" w:type="auto"/>
          </w:tcPr>
          <w:p w14:paraId="1A4AC569" w14:textId="77777777" w:rsidR="0094067F" w:rsidRPr="00C84A1F" w:rsidRDefault="0094067F" w:rsidP="00256E5B">
            <w:pPr>
              <w:rPr>
                <w:szCs w:val="22"/>
              </w:rPr>
            </w:pPr>
            <w:r w:rsidRPr="00C84A1F">
              <w:rPr>
                <w:szCs w:val="22"/>
              </w:rPr>
              <w:t>93,83%</w:t>
            </w:r>
          </w:p>
        </w:tc>
        <w:tc>
          <w:tcPr>
            <w:tcW w:w="0" w:type="auto"/>
          </w:tcPr>
          <w:p w14:paraId="41840989" w14:textId="77777777" w:rsidR="0094067F" w:rsidRPr="00C84A1F" w:rsidRDefault="0094067F" w:rsidP="00256E5B">
            <w:pPr>
              <w:rPr>
                <w:szCs w:val="22"/>
              </w:rPr>
            </w:pPr>
            <w:r w:rsidRPr="00C84A1F">
              <w:rPr>
                <w:szCs w:val="22"/>
              </w:rPr>
              <w:t>78,56%</w:t>
            </w:r>
          </w:p>
        </w:tc>
        <w:tc>
          <w:tcPr>
            <w:tcW w:w="0" w:type="auto"/>
          </w:tcPr>
          <w:p w14:paraId="016EB60C" w14:textId="77777777" w:rsidR="0094067F" w:rsidRPr="00C84A1F" w:rsidRDefault="0094067F" w:rsidP="00256E5B">
            <w:pPr>
              <w:rPr>
                <w:szCs w:val="22"/>
              </w:rPr>
            </w:pPr>
            <w:r w:rsidRPr="00C84A1F">
              <w:rPr>
                <w:szCs w:val="22"/>
              </w:rPr>
              <w:t>79,22%</w:t>
            </w:r>
          </w:p>
        </w:tc>
        <w:tc>
          <w:tcPr>
            <w:tcW w:w="0" w:type="auto"/>
          </w:tcPr>
          <w:p w14:paraId="0F4AA5B5" w14:textId="77777777" w:rsidR="0094067F" w:rsidRPr="00C84A1F" w:rsidRDefault="0094067F" w:rsidP="00256E5B">
            <w:pPr>
              <w:rPr>
                <w:szCs w:val="22"/>
              </w:rPr>
            </w:pPr>
            <w:r w:rsidRPr="00C84A1F">
              <w:rPr>
                <w:szCs w:val="22"/>
              </w:rPr>
              <w:t>76,80%</w:t>
            </w:r>
          </w:p>
        </w:tc>
        <w:tc>
          <w:tcPr>
            <w:tcW w:w="0" w:type="auto"/>
          </w:tcPr>
          <w:p w14:paraId="3DC3BED6" w14:textId="77777777" w:rsidR="0094067F" w:rsidRPr="00C84A1F" w:rsidRDefault="0094067F" w:rsidP="00256E5B">
            <w:pPr>
              <w:rPr>
                <w:szCs w:val="22"/>
              </w:rPr>
            </w:pPr>
            <w:r w:rsidRPr="00C84A1F">
              <w:rPr>
                <w:szCs w:val="22"/>
              </w:rPr>
              <w:t>97,58%</w:t>
            </w:r>
          </w:p>
        </w:tc>
      </w:tr>
      <w:tr w:rsidR="0094067F" w:rsidRPr="00C84A1F" w14:paraId="715BB5D6" w14:textId="77777777" w:rsidTr="00900526">
        <w:trPr>
          <w:trHeight w:val="904"/>
        </w:trPr>
        <w:tc>
          <w:tcPr>
            <w:tcW w:w="0" w:type="auto"/>
          </w:tcPr>
          <w:p w14:paraId="6959A22E" w14:textId="77777777" w:rsidR="0094067F" w:rsidRPr="00C84A1F" w:rsidRDefault="0094067F" w:rsidP="00256E5B">
            <w:pPr>
              <w:rPr>
                <w:szCs w:val="22"/>
              </w:rPr>
            </w:pPr>
            <w:r w:rsidRPr="00C84A1F">
              <w:rPr>
                <w:szCs w:val="22"/>
              </w:rPr>
              <w:t>EfficientNetB2 BN-locked</w:t>
            </w:r>
          </w:p>
        </w:tc>
        <w:tc>
          <w:tcPr>
            <w:tcW w:w="0" w:type="auto"/>
          </w:tcPr>
          <w:p w14:paraId="2EAFA870" w14:textId="77777777" w:rsidR="0094067F" w:rsidRPr="00C84A1F" w:rsidRDefault="0094067F" w:rsidP="00256E5B">
            <w:pPr>
              <w:rPr>
                <w:szCs w:val="22"/>
              </w:rPr>
            </w:pPr>
            <w:r w:rsidRPr="00C84A1F">
              <w:rPr>
                <w:szCs w:val="22"/>
              </w:rPr>
              <w:t>Όχι</w:t>
            </w:r>
          </w:p>
        </w:tc>
        <w:tc>
          <w:tcPr>
            <w:tcW w:w="0" w:type="auto"/>
          </w:tcPr>
          <w:p w14:paraId="23DD8F7B" w14:textId="77777777" w:rsidR="0094067F" w:rsidRPr="00C84A1F" w:rsidRDefault="0094067F" w:rsidP="00256E5B">
            <w:pPr>
              <w:rPr>
                <w:szCs w:val="22"/>
              </w:rPr>
            </w:pPr>
            <w:r w:rsidRPr="00C84A1F">
              <w:rPr>
                <w:szCs w:val="22"/>
              </w:rPr>
              <w:t>95,39%</w:t>
            </w:r>
          </w:p>
        </w:tc>
        <w:tc>
          <w:tcPr>
            <w:tcW w:w="0" w:type="auto"/>
          </w:tcPr>
          <w:p w14:paraId="05D61D68" w14:textId="77777777" w:rsidR="0094067F" w:rsidRPr="00C84A1F" w:rsidRDefault="0094067F" w:rsidP="00256E5B">
            <w:pPr>
              <w:rPr>
                <w:szCs w:val="22"/>
              </w:rPr>
            </w:pPr>
            <w:r w:rsidRPr="00C84A1F">
              <w:rPr>
                <w:szCs w:val="22"/>
              </w:rPr>
              <w:t>88,58%</w:t>
            </w:r>
          </w:p>
        </w:tc>
        <w:tc>
          <w:tcPr>
            <w:tcW w:w="0" w:type="auto"/>
          </w:tcPr>
          <w:p w14:paraId="0232C958" w14:textId="77777777" w:rsidR="0094067F" w:rsidRPr="00C84A1F" w:rsidRDefault="0094067F" w:rsidP="00256E5B">
            <w:pPr>
              <w:rPr>
                <w:szCs w:val="22"/>
              </w:rPr>
            </w:pPr>
            <w:r w:rsidRPr="00C84A1F">
              <w:rPr>
                <w:szCs w:val="22"/>
              </w:rPr>
              <w:t>87,49%</w:t>
            </w:r>
          </w:p>
        </w:tc>
        <w:tc>
          <w:tcPr>
            <w:tcW w:w="0" w:type="auto"/>
          </w:tcPr>
          <w:p w14:paraId="7162EF09" w14:textId="77777777" w:rsidR="0094067F" w:rsidRPr="00C84A1F" w:rsidRDefault="0094067F" w:rsidP="00256E5B">
            <w:pPr>
              <w:rPr>
                <w:szCs w:val="22"/>
              </w:rPr>
            </w:pPr>
            <w:r w:rsidRPr="00C84A1F">
              <w:rPr>
                <w:szCs w:val="22"/>
              </w:rPr>
              <w:t>87,34%</w:t>
            </w:r>
          </w:p>
        </w:tc>
        <w:tc>
          <w:tcPr>
            <w:tcW w:w="0" w:type="auto"/>
          </w:tcPr>
          <w:p w14:paraId="7B7923B4" w14:textId="77777777" w:rsidR="0094067F" w:rsidRPr="00C84A1F" w:rsidRDefault="0094067F" w:rsidP="00256E5B">
            <w:pPr>
              <w:rPr>
                <w:szCs w:val="22"/>
              </w:rPr>
            </w:pPr>
            <w:r w:rsidRPr="00C84A1F">
              <w:rPr>
                <w:szCs w:val="22"/>
              </w:rPr>
              <w:t>97,88%</w:t>
            </w:r>
          </w:p>
        </w:tc>
      </w:tr>
      <w:tr w:rsidR="0094067F" w:rsidRPr="00C84A1F" w14:paraId="2EA52ABA" w14:textId="77777777" w:rsidTr="00900526">
        <w:trPr>
          <w:trHeight w:val="904"/>
        </w:trPr>
        <w:tc>
          <w:tcPr>
            <w:tcW w:w="0" w:type="auto"/>
          </w:tcPr>
          <w:p w14:paraId="665BBFE9" w14:textId="77777777" w:rsidR="0094067F" w:rsidRPr="00C84A1F" w:rsidRDefault="0094067F" w:rsidP="00256E5B">
            <w:pPr>
              <w:rPr>
                <w:szCs w:val="22"/>
              </w:rPr>
            </w:pPr>
            <w:r w:rsidRPr="00C84A1F">
              <w:rPr>
                <w:szCs w:val="22"/>
              </w:rPr>
              <w:t>EfficientNetB2 BN-locked</w:t>
            </w:r>
          </w:p>
        </w:tc>
        <w:tc>
          <w:tcPr>
            <w:tcW w:w="0" w:type="auto"/>
          </w:tcPr>
          <w:p w14:paraId="68DE4082" w14:textId="77777777" w:rsidR="0094067F" w:rsidRPr="00C84A1F" w:rsidRDefault="0094067F" w:rsidP="00256E5B">
            <w:pPr>
              <w:rPr>
                <w:b/>
                <w:bCs/>
                <w:szCs w:val="22"/>
              </w:rPr>
            </w:pPr>
            <w:r w:rsidRPr="00C84A1F">
              <w:rPr>
                <w:b/>
                <w:bCs/>
                <w:szCs w:val="22"/>
              </w:rPr>
              <w:t>Ναι</w:t>
            </w:r>
          </w:p>
        </w:tc>
        <w:tc>
          <w:tcPr>
            <w:tcW w:w="0" w:type="auto"/>
          </w:tcPr>
          <w:p w14:paraId="315DA686" w14:textId="77777777" w:rsidR="0094067F" w:rsidRPr="00C84A1F" w:rsidRDefault="0094067F" w:rsidP="00256E5B">
            <w:pPr>
              <w:rPr>
                <w:szCs w:val="22"/>
              </w:rPr>
            </w:pPr>
            <w:r w:rsidRPr="00C84A1F">
              <w:rPr>
                <w:szCs w:val="22"/>
              </w:rPr>
              <w:t>95,13%</w:t>
            </w:r>
          </w:p>
        </w:tc>
        <w:tc>
          <w:tcPr>
            <w:tcW w:w="0" w:type="auto"/>
          </w:tcPr>
          <w:p w14:paraId="70CA40B6" w14:textId="77777777" w:rsidR="0094067F" w:rsidRPr="00C84A1F" w:rsidRDefault="0094067F" w:rsidP="00256E5B">
            <w:pPr>
              <w:rPr>
                <w:szCs w:val="22"/>
              </w:rPr>
            </w:pPr>
            <w:r w:rsidRPr="00C84A1F">
              <w:rPr>
                <w:szCs w:val="22"/>
              </w:rPr>
              <w:t>87,23%</w:t>
            </w:r>
          </w:p>
        </w:tc>
        <w:tc>
          <w:tcPr>
            <w:tcW w:w="0" w:type="auto"/>
          </w:tcPr>
          <w:p w14:paraId="1A2184C0" w14:textId="77777777" w:rsidR="0094067F" w:rsidRPr="00C84A1F" w:rsidRDefault="0094067F" w:rsidP="00256E5B">
            <w:pPr>
              <w:rPr>
                <w:szCs w:val="22"/>
              </w:rPr>
            </w:pPr>
            <w:r w:rsidRPr="00C84A1F">
              <w:rPr>
                <w:szCs w:val="22"/>
              </w:rPr>
              <w:t>87,21%</w:t>
            </w:r>
          </w:p>
        </w:tc>
        <w:tc>
          <w:tcPr>
            <w:tcW w:w="0" w:type="auto"/>
          </w:tcPr>
          <w:p w14:paraId="12EE6C54" w14:textId="77777777" w:rsidR="0094067F" w:rsidRPr="00C84A1F" w:rsidRDefault="0094067F" w:rsidP="00256E5B">
            <w:pPr>
              <w:rPr>
                <w:szCs w:val="22"/>
              </w:rPr>
            </w:pPr>
            <w:r w:rsidRPr="00C84A1F">
              <w:rPr>
                <w:szCs w:val="22"/>
              </w:rPr>
              <w:t>86,33%</w:t>
            </w:r>
          </w:p>
        </w:tc>
        <w:tc>
          <w:tcPr>
            <w:tcW w:w="0" w:type="auto"/>
          </w:tcPr>
          <w:p w14:paraId="5FBE9D4B" w14:textId="77777777" w:rsidR="0094067F" w:rsidRPr="00C84A1F" w:rsidRDefault="0094067F" w:rsidP="0094067F">
            <w:pPr>
              <w:keepNext/>
              <w:rPr>
                <w:szCs w:val="22"/>
              </w:rPr>
            </w:pPr>
            <w:r w:rsidRPr="00C84A1F">
              <w:rPr>
                <w:szCs w:val="22"/>
              </w:rPr>
              <w:t>97,92%</w:t>
            </w:r>
          </w:p>
        </w:tc>
      </w:tr>
    </w:tbl>
    <w:p w14:paraId="6FB19DB0" w14:textId="7FE48F8C" w:rsidR="0094067F" w:rsidRPr="003F4C4E" w:rsidRDefault="0094067F" w:rsidP="006F5276">
      <w:pPr>
        <w:pStyle w:val="ac"/>
        <w:keepNext/>
        <w:jc w:val="center"/>
      </w:pPr>
      <w:r>
        <w:t xml:space="preserve">Πίνακας </w:t>
      </w:r>
      <w:r w:rsidR="000E5B75">
        <w:fldChar w:fldCharType="begin"/>
      </w:r>
      <w:r w:rsidR="000E5B75">
        <w:instrText xml:space="preserve"> SEQ Πίνακας \* ARABIC </w:instrText>
      </w:r>
      <w:r w:rsidR="000E5B75">
        <w:fldChar w:fldCharType="separate"/>
      </w:r>
      <w:ins w:id="382" w:author="Petros Kontos" w:date="2026-09-17T15:44:00Z" w16du:dateUtc="2026-09-17T12:44:00Z">
        <w:r w:rsidR="0022599F">
          <w:rPr>
            <w:noProof/>
          </w:rPr>
          <w:t>9</w:t>
        </w:r>
      </w:ins>
      <w:r w:rsidR="000E5B75">
        <w:rPr>
          <w:noProof/>
        </w:rPr>
        <w:fldChar w:fldCharType="end"/>
      </w:r>
      <w:r>
        <w:rPr>
          <w:lang w:val="en-US"/>
        </w:rPr>
        <w:t xml:space="preserve">: </w:t>
      </w:r>
      <w:r w:rsidRPr="003F4C4E">
        <w:t>Αποτελέσματα Oversampling</w:t>
      </w:r>
    </w:p>
    <w:p w14:paraId="4529622A" w14:textId="77777777" w:rsidR="00B0085E" w:rsidRPr="003F4C4E" w:rsidRDefault="00B0085E" w:rsidP="00B0085E">
      <w:r w:rsidRPr="003F4C4E">
        <w:t xml:space="preserve">Από τα αποτελέσματα του πίνακα φαίνεται ότι το oversampling επηρέασε διαφορετικά τα δύο μοντέλα. Στο Custom CNN, το Accuracy αυξήθηκε από 92,79% σε 93,83%, ενώ το Macro-Recall αυξήθηκε από 73,10% σε 79,22% και το Macro-F1 από 74,39% σε 76,80%. Αντίθετα, το Macro-Precision παρουσίασε μικρή μείωση από 79,37% σε 78,56%, ενώ το Top-2 Accuracy παρέμεινε σχεδόν αμετάβλητο. Η αύξηση του Macro-Recall δείχνει ότι το μοντέλο κατάφερε να αναγνωρίσει καλύτερα δείγματα από περισσότερες κλάσεις μετά την εφαρμογή του oversampling. </w:t>
      </w:r>
    </w:p>
    <w:p w14:paraId="5FA7B535" w14:textId="77777777" w:rsidR="00B0085E" w:rsidRPr="003F4C4E" w:rsidRDefault="00B0085E" w:rsidP="00B0085E">
      <w:r w:rsidRPr="003F4C4E">
        <w:t>Στο EfficientNetB2 με BN-locked fine-tuning, το oversampling δεν οδήγησε σε αντίστοιχη βελτίωση. Το Accuracy μειώθηκε ελαφρά από 95,39% σε 95,13%, ενώ το Macro-F1 μειώθηκε από 87,34% σε 86,33%. Το Top-2 Accuracy παρέμεινε ουσιαστικά σταθερό, από 97,88% σε 97,92%. Επομένως, το oversampling φαίνεται να βοήθησε περισσότερο το απλούστερο Custom CNN, ενώ δεν προσέφερε βελτίωση στο ήδη ισχυρό EfficientNetB2.</w:t>
      </w:r>
    </w:p>
    <w:p w14:paraId="3FDF9336" w14:textId="3F21C9F3" w:rsidR="00B0085E" w:rsidRPr="003F4C4E" w:rsidRDefault="00B0085E" w:rsidP="00B0085E">
      <w:r w:rsidRPr="003F4C4E">
        <w:t>Μία πιθανή εξήγηση για τη βελτίωση του Custom CNN είναι ότι, επειδή το μοντέλο εκπαιδεύτηκε από την αρχή, η συχνότερη παρουσία των σπάνιων κλάσεων το βοήθησε να μάθει καλύτερα τα χαρακτηριστικά τους. Αυτό φαίνεται κυρίως από την αύξηση του Macro-Recall, η οποία συνοδεύτηκε όμως από μικρή μείωση του Macro-Precision. Το αποτέλεσμα αυτό υποδηλώνει ότι το μοντέλο αναγνώρισε περισσότερα δείγματα από τις λιγότερο συχνές κλάσεις</w:t>
      </w:r>
      <w:r w:rsidR="00F87D39">
        <w:t xml:space="preserve"> και </w:t>
      </w:r>
      <w:r w:rsidRPr="003F4C4E">
        <w:t>παράλληλα πραγματοποίησε περισσότερες λανθασμένες προβλέψεις προς αυτές.</w:t>
      </w:r>
    </w:p>
    <w:p w14:paraId="7F1F5A1A" w14:textId="01BEAF13" w:rsidR="00B0085E" w:rsidRDefault="00B0085E" w:rsidP="00B0085E">
      <w:r w:rsidRPr="003F4C4E">
        <w:t xml:space="preserve">Αντίθετα, το EfficientNetB2 είχε ήδη πετύχει υψηλή απόδοση μέσω της μεταφοράς μάθησης και του BN-locked fine-tuning, επομένως υπήρχε μικρότερο περιθώριο περαιτέρω βελτίωσης. Επιπλέον, η επανάληψη ενός περιορισμένου αριθμού εικόνων δεν </w:t>
      </w:r>
      <w:r w:rsidRPr="003F4C4E">
        <w:lastRenderedPageBreak/>
        <w:t>προσθέτει νέα πληροφορία και μπορεί να οδηγήσει το μοντέλο σε μεγαλύτερη προσαρμογή στα συγκεκριμένα δείγματα. Για τον λόγο αυτό, το oversampling δεν</w:t>
      </w:r>
      <w:r w:rsidR="00425242">
        <w:t xml:space="preserve"> </w:t>
      </w:r>
      <w:r w:rsidRPr="003F4C4E">
        <w:t>βελτιώνει</w:t>
      </w:r>
      <w:r w:rsidR="00425242">
        <w:t xml:space="preserve"> απαραίτητα</w:t>
      </w:r>
      <w:r w:rsidRPr="003F4C4E">
        <w:t xml:space="preserve"> κάθε μοντέλο και η επίδρασή του εξαρτάται από την αρχιτεκτονική και την αρχική απόδοση. Ωστόσο, επειδή πραγματοποιήθηκε μία εκτέλεση ανά ρύθμιση, οι παραπάνω εξηγήσεις αποτελούν πιθανές ερμηνείες και όχι οριστικά συμπεράσματα.</w:t>
      </w:r>
    </w:p>
    <w:p w14:paraId="70846CA8" w14:textId="4661B1E1" w:rsidR="006F5276" w:rsidRDefault="006F5276" w:rsidP="006F5276">
      <w:pPr>
        <w:pStyle w:val="2"/>
      </w:pPr>
      <w:bookmarkStart w:id="383" w:name="_Toc240123242"/>
      <w:r w:rsidRPr="006F5276">
        <w:t>Αποτελέσματα του ConvNeXtBase</w:t>
      </w:r>
      <w:bookmarkEnd w:id="383"/>
    </w:p>
    <w:p w14:paraId="4012C162" w14:textId="612C4599" w:rsidR="006F5276" w:rsidRPr="008F6840" w:rsidRDefault="006F5276" w:rsidP="006F5276">
      <w:r>
        <w:t>Το ConvNeXtBase εξετάστηκε ως μία σύγχρονη συνελικτική αρχιτεκτονική [11]. Η επιλογή του έγινε επειδή δεν χρησιμοποιεί επίπεδα Batch Normalization, αλλά Layer Normalization, όπως εξηγήθηκε στην ενότητα 2.4.2. Με αυτόν τον τρόπο, εξετάστηκε η συμπεριφορά του full fine-tuning σε μία αρχιτεκτονική που δεν επηρεάζεται από την ενημέρωση των στατιστικών του Batch Normalization.</w:t>
      </w:r>
    </w:p>
    <w:p w14:paraId="039B90E5" w14:textId="7A118DC5" w:rsidR="006F5276" w:rsidRDefault="006F5276" w:rsidP="006F5276">
      <w:r>
        <w:t xml:space="preserve">Όπως και στα υπόλοιπα μοντέλα μεταφοράς μάθησης, χρησιμοποιήθηκαν προεκπαιδευμένα βάρη από το ImageNet. Αρχικά, το μοντέλο εκπαιδεύτηκε με παγωμένο το backbone και στη συνέχεια εφαρμόστηκε full fine-tuning. Το ConvNeXtBase είναι σημαντικά μεγαλύτερο από τα προηγούμενα μοντέλα και περιλαμβάνει περίπου 88,1 εκατομμύρια παραμέτρους. </w:t>
      </w:r>
      <w:r w:rsidR="00817422" w:rsidRPr="00817422">
        <w:t>Λόγω του υπολογιστικού κόστους, η εκτέλεσή του διέφερε από τις υπόλοιπες: το fine-tuning ξεκίνησε με ρυθμό μάθησης 10⁻⁶ αντί 10⁻⁷, με προγραμματισμένη μείωσή του έως τα 10⁻⁸, και με patience 80 εποχών αντί 200. Το καλύτερο checkpoint επιλέχθηκε με βάση το validation loss.</w:t>
      </w:r>
    </w:p>
    <w:tbl>
      <w:tblPr>
        <w:tblStyle w:val="aa"/>
        <w:tblW w:w="0" w:type="auto"/>
        <w:tblLook w:val="04A0" w:firstRow="1" w:lastRow="0" w:firstColumn="1" w:lastColumn="0" w:noHBand="0" w:noVBand="1"/>
      </w:tblPr>
      <w:tblGrid>
        <w:gridCol w:w="1717"/>
        <w:gridCol w:w="1153"/>
        <w:gridCol w:w="1539"/>
        <w:gridCol w:w="1289"/>
        <w:gridCol w:w="1108"/>
        <w:gridCol w:w="1491"/>
      </w:tblGrid>
      <w:tr w:rsidR="00183491" w:rsidRPr="003F4C4E" w14:paraId="1BD60762" w14:textId="77777777" w:rsidTr="00DD5524">
        <w:tc>
          <w:tcPr>
            <w:tcW w:w="0" w:type="auto"/>
          </w:tcPr>
          <w:p w14:paraId="1AE16095" w14:textId="77777777" w:rsidR="00183491" w:rsidRPr="003F4C4E" w:rsidRDefault="00183491" w:rsidP="00256E5B">
            <w:pPr>
              <w:rPr>
                <w:sz w:val="24"/>
                <w:szCs w:val="24"/>
              </w:rPr>
            </w:pPr>
            <w:r w:rsidRPr="003F4C4E">
              <w:rPr>
                <w:sz w:val="24"/>
                <w:szCs w:val="24"/>
              </w:rPr>
              <w:t>Μοντέλο</w:t>
            </w:r>
          </w:p>
        </w:tc>
        <w:tc>
          <w:tcPr>
            <w:tcW w:w="0" w:type="auto"/>
          </w:tcPr>
          <w:p w14:paraId="5342F551" w14:textId="77777777" w:rsidR="00183491" w:rsidRPr="003F4C4E" w:rsidRDefault="00183491" w:rsidP="00256E5B">
            <w:pPr>
              <w:rPr>
                <w:sz w:val="24"/>
                <w:szCs w:val="24"/>
              </w:rPr>
            </w:pPr>
            <w:r w:rsidRPr="003F4C4E">
              <w:rPr>
                <w:sz w:val="24"/>
                <w:szCs w:val="24"/>
              </w:rPr>
              <w:t>Accuracy</w:t>
            </w:r>
          </w:p>
        </w:tc>
        <w:tc>
          <w:tcPr>
            <w:tcW w:w="0" w:type="auto"/>
          </w:tcPr>
          <w:p w14:paraId="4AC9FF50" w14:textId="77777777" w:rsidR="00183491" w:rsidRPr="003F4C4E" w:rsidRDefault="00183491" w:rsidP="00256E5B">
            <w:pPr>
              <w:rPr>
                <w:sz w:val="24"/>
                <w:szCs w:val="24"/>
              </w:rPr>
            </w:pPr>
            <w:r w:rsidRPr="003F4C4E">
              <w:rPr>
                <w:sz w:val="24"/>
                <w:szCs w:val="24"/>
              </w:rPr>
              <w:t>Macro-Precision</w:t>
            </w:r>
          </w:p>
        </w:tc>
        <w:tc>
          <w:tcPr>
            <w:tcW w:w="0" w:type="auto"/>
          </w:tcPr>
          <w:p w14:paraId="42548691" w14:textId="77777777" w:rsidR="00183491" w:rsidRPr="003F4C4E" w:rsidRDefault="00183491" w:rsidP="00256E5B">
            <w:pPr>
              <w:rPr>
                <w:sz w:val="24"/>
                <w:szCs w:val="24"/>
              </w:rPr>
            </w:pPr>
            <w:r w:rsidRPr="003F4C4E">
              <w:rPr>
                <w:sz w:val="24"/>
                <w:szCs w:val="24"/>
              </w:rPr>
              <w:t>Macro-Recall</w:t>
            </w:r>
          </w:p>
        </w:tc>
        <w:tc>
          <w:tcPr>
            <w:tcW w:w="0" w:type="auto"/>
          </w:tcPr>
          <w:p w14:paraId="3FBB2EBC" w14:textId="77777777" w:rsidR="00183491" w:rsidRPr="003F4C4E" w:rsidRDefault="00183491" w:rsidP="00256E5B">
            <w:pPr>
              <w:rPr>
                <w:sz w:val="24"/>
                <w:szCs w:val="24"/>
              </w:rPr>
            </w:pPr>
            <w:r w:rsidRPr="003F4C4E">
              <w:rPr>
                <w:sz w:val="24"/>
                <w:szCs w:val="24"/>
              </w:rPr>
              <w:t>Macro-F1</w:t>
            </w:r>
          </w:p>
        </w:tc>
        <w:tc>
          <w:tcPr>
            <w:tcW w:w="0" w:type="auto"/>
          </w:tcPr>
          <w:p w14:paraId="0AFCB5C5" w14:textId="77777777" w:rsidR="00183491" w:rsidRPr="003F4C4E" w:rsidRDefault="00183491" w:rsidP="00256E5B">
            <w:pPr>
              <w:rPr>
                <w:sz w:val="24"/>
                <w:szCs w:val="24"/>
              </w:rPr>
            </w:pPr>
            <w:r w:rsidRPr="003F4C4E">
              <w:rPr>
                <w:sz w:val="24"/>
                <w:szCs w:val="24"/>
              </w:rPr>
              <w:t>Top-2 Accuracy</w:t>
            </w:r>
          </w:p>
        </w:tc>
      </w:tr>
      <w:tr w:rsidR="00183491" w:rsidRPr="003F4C4E" w14:paraId="073AFCC6" w14:textId="77777777" w:rsidTr="00DD5524">
        <w:tc>
          <w:tcPr>
            <w:tcW w:w="0" w:type="auto"/>
          </w:tcPr>
          <w:p w14:paraId="7CE5F2A5" w14:textId="77777777" w:rsidR="00183491" w:rsidRPr="003F4C4E" w:rsidRDefault="00183491" w:rsidP="00256E5B">
            <w:pPr>
              <w:rPr>
                <w:sz w:val="24"/>
                <w:szCs w:val="24"/>
              </w:rPr>
            </w:pPr>
            <w:r w:rsidRPr="003F4C4E">
              <w:rPr>
                <w:sz w:val="24"/>
                <w:szCs w:val="24"/>
              </w:rPr>
              <w:t>ConvNeXtBase</w:t>
            </w:r>
          </w:p>
        </w:tc>
        <w:tc>
          <w:tcPr>
            <w:tcW w:w="0" w:type="auto"/>
          </w:tcPr>
          <w:p w14:paraId="1C9A9F0D" w14:textId="77777777" w:rsidR="00183491" w:rsidRPr="003F4C4E" w:rsidRDefault="00183491" w:rsidP="00256E5B">
            <w:pPr>
              <w:rPr>
                <w:sz w:val="24"/>
                <w:szCs w:val="24"/>
              </w:rPr>
            </w:pPr>
            <w:r w:rsidRPr="003F4C4E">
              <w:rPr>
                <w:sz w:val="24"/>
                <w:szCs w:val="24"/>
              </w:rPr>
              <w:t>96,54%</w:t>
            </w:r>
          </w:p>
        </w:tc>
        <w:tc>
          <w:tcPr>
            <w:tcW w:w="0" w:type="auto"/>
          </w:tcPr>
          <w:p w14:paraId="72D479FB" w14:textId="77777777" w:rsidR="00183491" w:rsidRPr="003F4C4E" w:rsidRDefault="00183491" w:rsidP="00256E5B">
            <w:pPr>
              <w:rPr>
                <w:sz w:val="24"/>
                <w:szCs w:val="24"/>
              </w:rPr>
            </w:pPr>
            <w:r w:rsidRPr="003F4C4E">
              <w:rPr>
                <w:sz w:val="24"/>
                <w:szCs w:val="24"/>
              </w:rPr>
              <w:t>93,00%</w:t>
            </w:r>
          </w:p>
        </w:tc>
        <w:tc>
          <w:tcPr>
            <w:tcW w:w="0" w:type="auto"/>
          </w:tcPr>
          <w:p w14:paraId="5C587E3B" w14:textId="77777777" w:rsidR="00183491" w:rsidRPr="003F4C4E" w:rsidRDefault="00183491" w:rsidP="00256E5B">
            <w:pPr>
              <w:rPr>
                <w:sz w:val="24"/>
                <w:szCs w:val="24"/>
              </w:rPr>
            </w:pPr>
            <w:r w:rsidRPr="003F4C4E">
              <w:rPr>
                <w:sz w:val="24"/>
                <w:szCs w:val="24"/>
              </w:rPr>
              <w:t>90,24%</w:t>
            </w:r>
          </w:p>
        </w:tc>
        <w:tc>
          <w:tcPr>
            <w:tcW w:w="0" w:type="auto"/>
          </w:tcPr>
          <w:p w14:paraId="49EF7493" w14:textId="77777777" w:rsidR="00183491" w:rsidRPr="003F4C4E" w:rsidRDefault="00183491" w:rsidP="00256E5B">
            <w:pPr>
              <w:rPr>
                <w:sz w:val="24"/>
                <w:szCs w:val="24"/>
              </w:rPr>
            </w:pPr>
            <w:r w:rsidRPr="003F4C4E">
              <w:rPr>
                <w:sz w:val="24"/>
                <w:szCs w:val="24"/>
              </w:rPr>
              <w:t>91,15%</w:t>
            </w:r>
          </w:p>
        </w:tc>
        <w:tc>
          <w:tcPr>
            <w:tcW w:w="0" w:type="auto"/>
          </w:tcPr>
          <w:p w14:paraId="02580EC3" w14:textId="77777777" w:rsidR="00183491" w:rsidRPr="003F4C4E" w:rsidRDefault="00183491" w:rsidP="00183491">
            <w:pPr>
              <w:keepNext/>
              <w:rPr>
                <w:sz w:val="24"/>
                <w:szCs w:val="24"/>
              </w:rPr>
            </w:pPr>
            <w:r w:rsidRPr="003F4C4E">
              <w:rPr>
                <w:sz w:val="24"/>
                <w:szCs w:val="24"/>
              </w:rPr>
              <w:t>99,00%</w:t>
            </w:r>
          </w:p>
        </w:tc>
      </w:tr>
    </w:tbl>
    <w:p w14:paraId="46861234" w14:textId="7EE20204" w:rsidR="00183491" w:rsidRPr="008F6840" w:rsidRDefault="00183491" w:rsidP="00DD5524">
      <w:pPr>
        <w:pStyle w:val="ac"/>
        <w:keepNext/>
        <w:jc w:val="center"/>
      </w:pPr>
      <w:r>
        <w:t xml:space="preserve">Πίνακας </w:t>
      </w:r>
      <w:r w:rsidR="000E5B75">
        <w:fldChar w:fldCharType="begin"/>
      </w:r>
      <w:r w:rsidR="000E5B75">
        <w:instrText xml:space="preserve"> SEQ Πίνακας \* ARABIC </w:instrText>
      </w:r>
      <w:r w:rsidR="000E5B75">
        <w:fldChar w:fldCharType="separate"/>
      </w:r>
      <w:r w:rsidR="00071434">
        <w:rPr>
          <w:noProof/>
        </w:rPr>
        <w:t>10</w:t>
      </w:r>
      <w:r w:rsidR="000E5B75">
        <w:rPr>
          <w:noProof/>
        </w:rPr>
        <w:fldChar w:fldCharType="end"/>
      </w:r>
      <w:r w:rsidRPr="008F6840">
        <w:t xml:space="preserve">: </w:t>
      </w:r>
      <w:r w:rsidRPr="003F4C4E">
        <w:t>Απόδοση του ConvNeXtBase στο σύνολο αξιολόγησης</w:t>
      </w:r>
    </w:p>
    <w:p w14:paraId="01FA702E" w14:textId="52104A5B" w:rsidR="00D6224D" w:rsidRPr="008F6840" w:rsidRDefault="00D6224D" w:rsidP="00D6224D">
      <w:r w:rsidRPr="008F6840">
        <w:t xml:space="preserve">Το </w:t>
      </w:r>
      <w:r w:rsidRPr="00D6224D">
        <w:rPr>
          <w:lang w:val="en-US"/>
        </w:rPr>
        <w:t>ConvNeXtBase</w:t>
      </w:r>
      <w:r w:rsidRPr="008F6840">
        <w:t xml:space="preserve"> πέτυχε την καλύτερη συνολική επίδοση από όλα τα μοντέλα. Συγκεκριμένα, πέτυχε </w:t>
      </w:r>
      <w:r w:rsidRPr="00D6224D">
        <w:rPr>
          <w:lang w:val="en-US"/>
        </w:rPr>
        <w:t>Accuracy</w:t>
      </w:r>
      <w:r w:rsidRPr="008F6840">
        <w:t xml:space="preserve"> 96,54%, </w:t>
      </w:r>
      <w:r w:rsidRPr="00D6224D">
        <w:rPr>
          <w:lang w:val="en-US"/>
        </w:rPr>
        <w:t>Macro</w:t>
      </w:r>
      <w:r w:rsidRPr="008F6840">
        <w:t>-</w:t>
      </w:r>
      <w:r w:rsidRPr="00D6224D">
        <w:rPr>
          <w:lang w:val="en-US"/>
        </w:rPr>
        <w:t>F</w:t>
      </w:r>
      <w:r w:rsidRPr="008F6840">
        <w:t xml:space="preserve">1 91,15% και </w:t>
      </w:r>
      <w:r w:rsidR="00831BEF" w:rsidRPr="00D6224D">
        <w:rPr>
          <w:lang w:val="en-US"/>
        </w:rPr>
        <w:t>Top</w:t>
      </w:r>
      <w:r w:rsidR="00734E32">
        <w:t>-</w:t>
      </w:r>
      <w:r w:rsidR="00831BEF" w:rsidRPr="008F6840">
        <w:t>2</w:t>
      </w:r>
      <w:r w:rsidRPr="008F6840">
        <w:t xml:space="preserve"> </w:t>
      </w:r>
      <w:r w:rsidRPr="00D6224D">
        <w:rPr>
          <w:lang w:val="en-US"/>
        </w:rPr>
        <w:t>Accuracy</w:t>
      </w:r>
      <w:r w:rsidRPr="008F6840">
        <w:t xml:space="preserve"> 99,00%. Σε σχέση με το </w:t>
      </w:r>
      <w:r w:rsidRPr="00D6224D">
        <w:rPr>
          <w:lang w:val="en-US"/>
        </w:rPr>
        <w:t>EfficientNetB</w:t>
      </w:r>
      <w:r w:rsidRPr="008F6840">
        <w:t xml:space="preserve">2 </w:t>
      </w:r>
      <w:r w:rsidRPr="00D6224D">
        <w:rPr>
          <w:lang w:val="en-US"/>
        </w:rPr>
        <w:t>BN</w:t>
      </w:r>
      <w:r w:rsidRPr="008F6840">
        <w:t>-</w:t>
      </w:r>
      <w:r w:rsidRPr="00D6224D">
        <w:rPr>
          <w:lang w:val="en-US"/>
        </w:rPr>
        <w:t>locked</w:t>
      </w:r>
      <w:r w:rsidRPr="008F6840">
        <w:t xml:space="preserve">, παρουσίασε βελτίωση κατά 1,15 ποσοστιαίες μονάδες στο </w:t>
      </w:r>
      <w:r w:rsidRPr="00D6224D">
        <w:rPr>
          <w:lang w:val="en-US"/>
        </w:rPr>
        <w:t>Accuracy</w:t>
      </w:r>
      <w:r w:rsidRPr="008F6840">
        <w:t xml:space="preserve">, κατά 3,81 μονάδες στο </w:t>
      </w:r>
      <w:r w:rsidRPr="00D6224D">
        <w:rPr>
          <w:lang w:val="en-US"/>
        </w:rPr>
        <w:t>Macro</w:t>
      </w:r>
      <w:r w:rsidRPr="008F6840">
        <w:t>-</w:t>
      </w:r>
      <w:r w:rsidRPr="00D6224D">
        <w:rPr>
          <w:lang w:val="en-US"/>
        </w:rPr>
        <w:t>F</w:t>
      </w:r>
      <w:r w:rsidRPr="008F6840">
        <w:t xml:space="preserve">1 και κατά 1,12 μονάδες στο </w:t>
      </w:r>
      <w:r w:rsidR="00C53067">
        <w:br/>
      </w:r>
      <w:r w:rsidR="00831BEF" w:rsidRPr="00D6224D">
        <w:rPr>
          <w:lang w:val="en-US"/>
        </w:rPr>
        <w:t>Top</w:t>
      </w:r>
      <w:r w:rsidR="00734E32">
        <w:t>-</w:t>
      </w:r>
      <w:r w:rsidR="00831BEF" w:rsidRPr="008F6840">
        <w:t>2</w:t>
      </w:r>
      <w:r w:rsidRPr="008F6840">
        <w:t xml:space="preserve"> </w:t>
      </w:r>
      <w:r w:rsidRPr="00D6224D">
        <w:rPr>
          <w:lang w:val="en-US"/>
        </w:rPr>
        <w:t>Accuracy</w:t>
      </w:r>
      <w:r w:rsidRPr="008F6840">
        <w:t>.</w:t>
      </w:r>
    </w:p>
    <w:p w14:paraId="50990797" w14:textId="162519AC" w:rsidR="00F225DC" w:rsidRPr="00F225DC" w:rsidRDefault="00D6224D" w:rsidP="00D6224D">
      <w:r w:rsidRPr="008F6840">
        <w:t xml:space="preserve">Το </w:t>
      </w:r>
      <w:r w:rsidRPr="00D6224D">
        <w:rPr>
          <w:lang w:val="en-US"/>
        </w:rPr>
        <w:t>full</w:t>
      </w:r>
      <w:r w:rsidRPr="008F6840">
        <w:t xml:space="preserve"> </w:t>
      </w:r>
      <w:r w:rsidRPr="00D6224D">
        <w:rPr>
          <w:lang w:val="en-US"/>
        </w:rPr>
        <w:t>fine</w:t>
      </w:r>
      <w:r w:rsidRPr="008F6840">
        <w:t>-</w:t>
      </w:r>
      <w:r w:rsidRPr="00D6224D">
        <w:rPr>
          <w:lang w:val="en-US"/>
        </w:rPr>
        <w:t>tuning</w:t>
      </w:r>
      <w:r w:rsidRPr="008F6840">
        <w:t xml:space="preserve"> δεν παρουσίασε την απότομη υποβάθμιση που εμφανίστηκε στα </w:t>
      </w:r>
      <w:r w:rsidRPr="00D6224D">
        <w:rPr>
          <w:lang w:val="en-US"/>
        </w:rPr>
        <w:t>EfficientNetB</w:t>
      </w:r>
      <w:r w:rsidRPr="008F6840">
        <w:t xml:space="preserve">2 και </w:t>
      </w:r>
      <w:r w:rsidRPr="00D6224D">
        <w:rPr>
          <w:lang w:val="en-US"/>
        </w:rPr>
        <w:t>MobileNetV</w:t>
      </w:r>
      <w:r w:rsidRPr="008F6840">
        <w:t xml:space="preserve">1. Αυτό πιθανώς συνδέεται με τη χρήση </w:t>
      </w:r>
      <w:r w:rsidRPr="00D6224D">
        <w:rPr>
          <w:lang w:val="en-US"/>
        </w:rPr>
        <w:t>Layer</w:t>
      </w:r>
      <w:r w:rsidRPr="008F6840">
        <w:t xml:space="preserve"> </w:t>
      </w:r>
      <w:r w:rsidRPr="00D6224D">
        <w:rPr>
          <w:lang w:val="en-US"/>
        </w:rPr>
        <w:t>Normalization</w:t>
      </w:r>
      <w:r w:rsidRPr="008F6840">
        <w:t xml:space="preserve">, η οποία δεν διατηρεί κινούμενα στατιστικά όπως το </w:t>
      </w:r>
      <w:r w:rsidRPr="00D6224D">
        <w:rPr>
          <w:lang w:val="en-US"/>
        </w:rPr>
        <w:t>Batch</w:t>
      </w:r>
      <w:r w:rsidRPr="008F6840">
        <w:t xml:space="preserve"> </w:t>
      </w:r>
      <w:r w:rsidRPr="00D6224D">
        <w:rPr>
          <w:lang w:val="en-US"/>
        </w:rPr>
        <w:t>Normalization</w:t>
      </w:r>
      <w:r w:rsidRPr="008F6840">
        <w:t xml:space="preserve"> [5]. Ωστόσο, το </w:t>
      </w:r>
      <w:r w:rsidRPr="00D6224D">
        <w:rPr>
          <w:lang w:val="en-US"/>
        </w:rPr>
        <w:t>ConvNeXtBase</w:t>
      </w:r>
      <w:r w:rsidRPr="008F6840">
        <w:t xml:space="preserve"> ακολούθησε διαφορετικό πρωτόκολλο εκπαίδευσης,</w:t>
      </w:r>
      <w:r w:rsidR="005267A4" w:rsidRPr="008F6840">
        <w:br/>
      </w:r>
      <w:r w:rsidRPr="008F6840">
        <w:lastRenderedPageBreak/>
        <w:t xml:space="preserve">επομένως η καλύτερη επίδοσή του δεν μπορεί να αποδοθεί αποκλειστικά στη χρήση </w:t>
      </w:r>
      <w:r w:rsidRPr="00D6224D">
        <w:rPr>
          <w:lang w:val="en-US"/>
        </w:rPr>
        <w:t>Layer</w:t>
      </w:r>
      <w:r w:rsidRPr="008F6840">
        <w:t xml:space="preserve"> </w:t>
      </w:r>
      <w:r w:rsidRPr="00D6224D">
        <w:rPr>
          <w:lang w:val="en-US"/>
        </w:rPr>
        <w:t>Normalization</w:t>
      </w:r>
      <w:r w:rsidRPr="008F6840">
        <w:t>.</w:t>
      </w:r>
      <w:r w:rsidR="00817422" w:rsidRPr="00817422">
        <w:t xml:space="preserve"> Για τον λόγο αυτό η επίδοσή του δεν είναι άμεσα συγκρίσιμη με τα EfficientNetB2 και MobileNetV1</w:t>
      </w:r>
      <w:r w:rsidR="00443C19">
        <w:t xml:space="preserve"> και </w:t>
      </w:r>
      <w:r w:rsidR="00817422" w:rsidRPr="00817422">
        <w:t>λειτουργεί ως ένδειξη και όχι ως ελεγχόμενη σύγκριση.</w:t>
      </w:r>
    </w:p>
    <w:p w14:paraId="68D0CFFA" w14:textId="7CB4414C" w:rsidR="00BE22F7" w:rsidRDefault="00BE22F7" w:rsidP="00BE22F7">
      <w:pPr>
        <w:pStyle w:val="2"/>
      </w:pPr>
      <w:bookmarkStart w:id="384" w:name="_Toc240123243"/>
      <w:r w:rsidRPr="00BE22F7">
        <w:t>Ανάλυση ανά κλάση και συμπληρωματικές εκδοχές του Macro-F1</w:t>
      </w:r>
      <w:bookmarkEnd w:id="384"/>
    </w:p>
    <w:p w14:paraId="32E97A92" w14:textId="6731129B" w:rsidR="00E83F1B" w:rsidRPr="00365D07" w:rsidRDefault="00E83F1B" w:rsidP="00F50BE0">
      <w:pPr>
        <w:rPr>
          <w:lang w:val="en-US"/>
          <w:rPrChange w:id="385" w:author="Petros Kontos" w:date="2026-09-16T13:09:00Z" w16du:dateUtc="2026-09-16T10:09:00Z">
            <w:rPr/>
          </w:rPrChange>
        </w:rPr>
      </w:pPr>
      <w:r w:rsidRPr="00E83F1B">
        <w:t>Το Macro-F1 δίνει την ίδια βαρύτητα σε κάθε κλάση, ανεξάρτητα από το πόσα δείγματα έχει. Επειδή το σύνολο ελέγχου περιέχει κλάσεις με ένα ή δύο μόνο δείγματα, το F1-score αυτών των κλάσεων παίρνει πολύ λίγες πιθανές τιμές και αλλάζει δραστικά με μία μόνο πρόβλεψη. Με 35 κλάσεις, μια κλάση που πηγαίνει από F1 = 1,00 σε F1 = 0,00 μειώνει το συνολικό Macro-F1 κατά 2,86 μονάδες</w:t>
      </w:r>
      <w:r w:rsidR="00603971">
        <w:t xml:space="preserve">. </w:t>
      </w:r>
      <w:commentRangeStart w:id="386"/>
      <w:r w:rsidRPr="00E83F1B">
        <w:t>Για τον λόγο αυτό υπολογίστηκαν και οι συμπληρωματικές εκδοχές του μέτρου που ορίστηκαν στην ενότητα 2.8.7.</w:t>
      </w:r>
      <w:commentRangeEnd w:id="386"/>
      <w:r w:rsidR="00F176FF" w:rsidRPr="00365D07">
        <w:rPr>
          <w:rStyle w:val="af1"/>
          <w:sz w:val="22"/>
          <w:szCs w:val="20"/>
          <w:lang w:val="en-US"/>
          <w:rPrChange w:id="387" w:author="Petros Kontos" w:date="2026-09-16T13:09:00Z" w16du:dateUtc="2026-09-16T10:09:00Z">
            <w:rPr>
              <w:rStyle w:val="af1"/>
              <w:sz w:val="22"/>
              <w:szCs w:val="20"/>
            </w:rPr>
          </w:rPrChange>
        </w:rPr>
        <w:commentReference w:id="386"/>
      </w:r>
    </w:p>
    <w:tbl>
      <w:tblPr>
        <w:tblStyle w:val="aa"/>
        <w:tblW w:w="0" w:type="auto"/>
        <w:tblLook w:val="04A0" w:firstRow="1" w:lastRow="0" w:firstColumn="1" w:lastColumn="0" w:noHBand="0" w:noVBand="1"/>
      </w:tblPr>
      <w:tblGrid>
        <w:gridCol w:w="2384"/>
        <w:gridCol w:w="997"/>
        <w:gridCol w:w="1280"/>
        <w:gridCol w:w="1037"/>
        <w:gridCol w:w="1196"/>
        <w:gridCol w:w="1403"/>
      </w:tblGrid>
      <w:tr w:rsidR="00372C29" w:rsidRPr="005267A4" w14:paraId="10F4188A" w14:textId="77777777">
        <w:tc>
          <w:tcPr>
            <w:tcW w:w="0" w:type="auto"/>
          </w:tcPr>
          <w:p w14:paraId="72B58B10" w14:textId="58879471" w:rsidR="00372C29" w:rsidRPr="00323D81" w:rsidRDefault="00372C29" w:rsidP="00372C29">
            <w:pPr>
              <w:rPr>
                <w:rFonts w:asciiTheme="majorHAnsi" w:hAnsiTheme="majorHAnsi" w:cstheme="minorHAnsi"/>
                <w:sz w:val="20"/>
                <w:rPrChange w:id="388" w:author="Petros Kontos" w:date="2026-09-15T22:13:00Z" w16du:dateUtc="2026-09-15T19:13:00Z">
                  <w:rPr>
                    <w:rFonts w:asciiTheme="minorHAnsi" w:hAnsiTheme="minorHAnsi" w:cstheme="minorHAnsi"/>
                    <w:sz w:val="20"/>
                  </w:rPr>
                </w:rPrChange>
              </w:rPr>
            </w:pPr>
            <w:commentRangeStart w:id="389"/>
            <w:r w:rsidRPr="00323D81">
              <w:rPr>
                <w:rFonts w:asciiTheme="majorHAnsi" w:hAnsiTheme="majorHAnsi" w:cstheme="minorHAnsi"/>
                <w:sz w:val="20"/>
                <w:rPrChange w:id="390" w:author="Petros Kontos" w:date="2026-09-15T22:13:00Z" w16du:dateUtc="2026-09-15T19:13:00Z">
                  <w:rPr>
                    <w:rFonts w:asciiTheme="minorHAnsi" w:hAnsiTheme="minorHAnsi" w:cstheme="minorHAnsi"/>
                    <w:sz w:val="20"/>
                  </w:rPr>
                </w:rPrChange>
              </w:rPr>
              <w:t>Μοντέλο</w:t>
            </w:r>
            <w:commentRangeEnd w:id="389"/>
            <w:r w:rsidR="00F176FF" w:rsidRPr="00323D81">
              <w:rPr>
                <w:rStyle w:val="af1"/>
                <w:rFonts w:asciiTheme="majorHAnsi" w:hAnsiTheme="majorHAnsi" w:cstheme="minorHAnsi"/>
                <w:sz w:val="20"/>
                <w:szCs w:val="20"/>
                <w:rPrChange w:id="391" w:author="Petros Kontos" w:date="2026-09-15T22:13:00Z" w16du:dateUtc="2026-09-15T19:13:00Z">
                  <w:rPr>
                    <w:rStyle w:val="af1"/>
                    <w:rFonts w:asciiTheme="minorHAnsi" w:hAnsiTheme="minorHAnsi" w:cstheme="minorHAnsi"/>
                    <w:sz w:val="20"/>
                    <w:szCs w:val="20"/>
                  </w:rPr>
                </w:rPrChange>
              </w:rPr>
              <w:commentReference w:id="389"/>
            </w:r>
          </w:p>
        </w:tc>
        <w:tc>
          <w:tcPr>
            <w:tcW w:w="0" w:type="auto"/>
          </w:tcPr>
          <w:p w14:paraId="39A4E3F7" w14:textId="5F650612" w:rsidR="00372C29" w:rsidRPr="00323D81" w:rsidRDefault="00372C29" w:rsidP="00372C29">
            <w:pPr>
              <w:rPr>
                <w:rFonts w:asciiTheme="majorHAnsi" w:hAnsiTheme="majorHAnsi" w:cstheme="minorHAnsi"/>
                <w:sz w:val="20"/>
                <w:rPrChange w:id="39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393" w:author="Petros Kontos" w:date="2026-09-15T22:13:00Z" w16du:dateUtc="2026-09-15T19:13:00Z">
                  <w:rPr>
                    <w:rFonts w:asciiTheme="minorHAnsi" w:hAnsiTheme="minorHAnsi" w:cstheme="minorHAnsi"/>
                    <w:sz w:val="20"/>
                  </w:rPr>
                </w:rPrChange>
              </w:rPr>
              <w:t>Accuracy</w:t>
            </w:r>
          </w:p>
        </w:tc>
        <w:tc>
          <w:tcPr>
            <w:tcW w:w="0" w:type="auto"/>
          </w:tcPr>
          <w:p w14:paraId="05CA5E04" w14:textId="4E656FBE" w:rsidR="00372C29" w:rsidRPr="00323D81" w:rsidRDefault="00372C29" w:rsidP="00372C29">
            <w:pPr>
              <w:rPr>
                <w:rFonts w:asciiTheme="majorHAnsi" w:hAnsiTheme="majorHAnsi" w:cstheme="minorHAnsi"/>
                <w:sz w:val="20"/>
                <w:rPrChange w:id="39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395" w:author="Petros Kontos" w:date="2026-09-15T22:13:00Z" w16du:dateUtc="2026-09-15T19:13:00Z">
                  <w:rPr>
                    <w:rFonts w:asciiTheme="minorHAnsi" w:hAnsiTheme="minorHAnsi" w:cstheme="minorHAnsi"/>
                    <w:sz w:val="20"/>
                  </w:rPr>
                </w:rPrChange>
              </w:rPr>
              <w:t>Macro-F1 (35)</w:t>
            </w:r>
          </w:p>
        </w:tc>
        <w:tc>
          <w:tcPr>
            <w:tcW w:w="0" w:type="auto"/>
          </w:tcPr>
          <w:p w14:paraId="3F85666B" w14:textId="39CDBFE6" w:rsidR="00372C29" w:rsidRPr="00323D81" w:rsidRDefault="00372C29" w:rsidP="00372C29">
            <w:pPr>
              <w:rPr>
                <w:rFonts w:asciiTheme="majorHAnsi" w:hAnsiTheme="majorHAnsi" w:cstheme="minorHAnsi"/>
                <w:sz w:val="20"/>
                <w:rPrChange w:id="39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397" w:author="Petros Kontos" w:date="2026-09-15T22:13:00Z" w16du:dateUtc="2026-09-15T19:13:00Z">
                  <w:rPr>
                    <w:rFonts w:asciiTheme="minorHAnsi" w:hAnsiTheme="minorHAnsi" w:cstheme="minorHAnsi"/>
                    <w:sz w:val="20"/>
                  </w:rPr>
                </w:rPrChange>
              </w:rPr>
              <w:t>Χωρίς junk</w:t>
            </w:r>
          </w:p>
        </w:tc>
        <w:tc>
          <w:tcPr>
            <w:tcW w:w="0" w:type="auto"/>
          </w:tcPr>
          <w:p w14:paraId="7BB6DBBA" w14:textId="5897E640" w:rsidR="00372C29" w:rsidRPr="00323D81" w:rsidRDefault="00372C29" w:rsidP="00372C29">
            <w:pPr>
              <w:rPr>
                <w:rFonts w:asciiTheme="majorHAnsi" w:hAnsiTheme="majorHAnsi" w:cstheme="minorHAnsi"/>
                <w:sz w:val="20"/>
                <w:rPrChange w:id="39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399" w:author="Petros Kontos" w:date="2026-09-15T22:13:00Z" w16du:dateUtc="2026-09-15T19:13:00Z">
                  <w:rPr>
                    <w:rFonts w:asciiTheme="minorHAnsi" w:hAnsiTheme="minorHAnsi" w:cstheme="minorHAnsi"/>
                    <w:sz w:val="20"/>
                  </w:rPr>
                </w:rPrChange>
              </w:rPr>
              <w:t>≥200 εικόνες</w:t>
            </w:r>
          </w:p>
        </w:tc>
        <w:tc>
          <w:tcPr>
            <w:tcW w:w="0" w:type="auto"/>
          </w:tcPr>
          <w:p w14:paraId="31186C00" w14:textId="31EA2048" w:rsidR="00372C29" w:rsidRPr="00323D81" w:rsidRDefault="00372C29" w:rsidP="00372C29">
            <w:pPr>
              <w:rPr>
                <w:rFonts w:asciiTheme="majorHAnsi" w:hAnsiTheme="majorHAnsi" w:cstheme="minorHAnsi"/>
                <w:sz w:val="20"/>
                <w:rPrChange w:id="40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01" w:author="Petros Kontos" w:date="2026-09-15T22:13:00Z" w16du:dateUtc="2026-09-15T19:13:00Z">
                  <w:rPr>
                    <w:rFonts w:asciiTheme="minorHAnsi" w:hAnsiTheme="minorHAnsi" w:cstheme="minorHAnsi"/>
                    <w:sz w:val="20"/>
                  </w:rPr>
                </w:rPrChange>
              </w:rPr>
              <w:t>≥200  χωρίς junk</w:t>
            </w:r>
          </w:p>
        </w:tc>
      </w:tr>
      <w:tr w:rsidR="00372C29" w:rsidRPr="005267A4" w14:paraId="000879A6" w14:textId="77777777">
        <w:tc>
          <w:tcPr>
            <w:tcW w:w="0" w:type="auto"/>
          </w:tcPr>
          <w:p w14:paraId="7F5E261E" w14:textId="679B43B8" w:rsidR="00372C29" w:rsidRPr="00323D81" w:rsidRDefault="00372C29" w:rsidP="00372C29">
            <w:pPr>
              <w:rPr>
                <w:rFonts w:asciiTheme="majorHAnsi" w:hAnsiTheme="majorHAnsi" w:cstheme="minorHAnsi"/>
                <w:sz w:val="20"/>
                <w:rPrChange w:id="40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03" w:author="Petros Kontos" w:date="2026-09-15T22:13:00Z" w16du:dateUtc="2026-09-15T19:13:00Z">
                  <w:rPr>
                    <w:rFonts w:asciiTheme="minorHAnsi" w:hAnsiTheme="minorHAnsi" w:cstheme="minorHAnsi"/>
                    <w:sz w:val="20"/>
                  </w:rPr>
                </w:rPrChange>
              </w:rPr>
              <w:t>ConvNeXtBase</w:t>
            </w:r>
          </w:p>
        </w:tc>
        <w:tc>
          <w:tcPr>
            <w:tcW w:w="0" w:type="auto"/>
          </w:tcPr>
          <w:p w14:paraId="59E951BF" w14:textId="13E7B449" w:rsidR="00372C29" w:rsidRPr="00323D81" w:rsidRDefault="00372C29" w:rsidP="00372C29">
            <w:pPr>
              <w:rPr>
                <w:rFonts w:asciiTheme="majorHAnsi" w:hAnsiTheme="majorHAnsi" w:cstheme="minorHAnsi"/>
                <w:sz w:val="20"/>
                <w:rPrChange w:id="40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05" w:author="Petros Kontos" w:date="2026-09-15T22:13:00Z" w16du:dateUtc="2026-09-15T19:13:00Z">
                  <w:rPr>
                    <w:rFonts w:asciiTheme="minorHAnsi" w:hAnsiTheme="minorHAnsi" w:cstheme="minorHAnsi"/>
                    <w:sz w:val="20"/>
                  </w:rPr>
                </w:rPrChange>
              </w:rPr>
              <w:t>96,54</w:t>
            </w:r>
          </w:p>
        </w:tc>
        <w:tc>
          <w:tcPr>
            <w:tcW w:w="0" w:type="auto"/>
          </w:tcPr>
          <w:p w14:paraId="66F1E82C" w14:textId="314726E5" w:rsidR="00372C29" w:rsidRPr="00323D81" w:rsidRDefault="00372C29" w:rsidP="00372C29">
            <w:pPr>
              <w:rPr>
                <w:rFonts w:asciiTheme="majorHAnsi" w:hAnsiTheme="majorHAnsi" w:cstheme="minorHAnsi"/>
                <w:sz w:val="20"/>
                <w:rPrChange w:id="40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07" w:author="Petros Kontos" w:date="2026-09-15T22:13:00Z" w16du:dateUtc="2026-09-15T19:13:00Z">
                  <w:rPr>
                    <w:rFonts w:asciiTheme="minorHAnsi" w:hAnsiTheme="minorHAnsi" w:cstheme="minorHAnsi"/>
                    <w:sz w:val="20"/>
                  </w:rPr>
                </w:rPrChange>
              </w:rPr>
              <w:t>91,15</w:t>
            </w:r>
          </w:p>
        </w:tc>
        <w:tc>
          <w:tcPr>
            <w:tcW w:w="0" w:type="auto"/>
          </w:tcPr>
          <w:p w14:paraId="6964CD61" w14:textId="6584E21C" w:rsidR="00372C29" w:rsidRPr="00323D81" w:rsidRDefault="000B377E" w:rsidP="00372C29">
            <w:pPr>
              <w:rPr>
                <w:rFonts w:asciiTheme="majorHAnsi" w:hAnsiTheme="majorHAnsi" w:cstheme="minorHAnsi"/>
                <w:sz w:val="20"/>
                <w:rPrChange w:id="40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09" w:author="Petros Kontos" w:date="2026-09-15T22:13:00Z" w16du:dateUtc="2026-09-15T19:13:00Z">
                  <w:rPr>
                    <w:rFonts w:asciiTheme="minorHAnsi" w:hAnsiTheme="minorHAnsi" w:cstheme="minorHAnsi"/>
                    <w:sz w:val="20"/>
                  </w:rPr>
                </w:rPrChange>
              </w:rPr>
              <w:t>94,87</w:t>
            </w:r>
          </w:p>
        </w:tc>
        <w:tc>
          <w:tcPr>
            <w:tcW w:w="0" w:type="auto"/>
          </w:tcPr>
          <w:p w14:paraId="5B27E392" w14:textId="47CDE6B8" w:rsidR="00372C29" w:rsidRPr="00323D81" w:rsidRDefault="000B377E" w:rsidP="00372C29">
            <w:pPr>
              <w:rPr>
                <w:rFonts w:asciiTheme="majorHAnsi" w:hAnsiTheme="majorHAnsi" w:cstheme="minorHAnsi"/>
                <w:sz w:val="20"/>
                <w:rPrChange w:id="41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11" w:author="Petros Kontos" w:date="2026-09-15T22:13:00Z" w16du:dateUtc="2026-09-15T19:13:00Z">
                  <w:rPr>
                    <w:rFonts w:asciiTheme="minorHAnsi" w:hAnsiTheme="minorHAnsi" w:cstheme="minorHAnsi"/>
                    <w:sz w:val="20"/>
                  </w:rPr>
                </w:rPrChange>
              </w:rPr>
              <w:t>95,91</w:t>
            </w:r>
          </w:p>
        </w:tc>
        <w:tc>
          <w:tcPr>
            <w:tcW w:w="0" w:type="auto"/>
          </w:tcPr>
          <w:p w14:paraId="24523002" w14:textId="22A98E48" w:rsidR="00372C29" w:rsidRPr="00323D81" w:rsidRDefault="000B377E" w:rsidP="00372C29">
            <w:pPr>
              <w:rPr>
                <w:rFonts w:asciiTheme="majorHAnsi" w:hAnsiTheme="majorHAnsi" w:cstheme="minorHAnsi"/>
                <w:sz w:val="20"/>
                <w:rPrChange w:id="41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13" w:author="Petros Kontos" w:date="2026-09-15T22:13:00Z" w16du:dateUtc="2026-09-15T19:13:00Z">
                  <w:rPr>
                    <w:rFonts w:asciiTheme="minorHAnsi" w:hAnsiTheme="minorHAnsi" w:cstheme="minorHAnsi"/>
                    <w:sz w:val="20"/>
                  </w:rPr>
                </w:rPrChange>
              </w:rPr>
              <w:t>97,36</w:t>
            </w:r>
          </w:p>
        </w:tc>
      </w:tr>
      <w:tr w:rsidR="00372C29" w:rsidRPr="005267A4" w14:paraId="79981107" w14:textId="77777777">
        <w:tc>
          <w:tcPr>
            <w:tcW w:w="0" w:type="auto"/>
          </w:tcPr>
          <w:p w14:paraId="602F7C44" w14:textId="754021C7" w:rsidR="00372C29" w:rsidRPr="00323D81" w:rsidRDefault="00372C29" w:rsidP="00372C29">
            <w:pPr>
              <w:rPr>
                <w:rFonts w:asciiTheme="majorHAnsi" w:hAnsiTheme="majorHAnsi" w:cstheme="minorHAnsi"/>
                <w:sz w:val="20"/>
                <w:rPrChange w:id="41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15" w:author="Petros Kontos" w:date="2026-09-15T22:13:00Z" w16du:dateUtc="2026-09-15T19:13:00Z">
                  <w:rPr>
                    <w:rFonts w:asciiTheme="minorHAnsi" w:hAnsiTheme="minorHAnsi" w:cstheme="minorHAnsi"/>
                    <w:sz w:val="20"/>
                  </w:rPr>
                </w:rPrChange>
              </w:rPr>
              <w:t>EfficientNetB2</w:t>
            </w:r>
            <w:r w:rsidR="00F374BC" w:rsidRPr="00323D81">
              <w:rPr>
                <w:rFonts w:asciiTheme="majorHAnsi" w:hAnsiTheme="majorHAnsi" w:cstheme="minorHAnsi"/>
                <w:sz w:val="20"/>
                <w:rPrChange w:id="416" w:author="Petros Kontos" w:date="2026-09-15T22:13:00Z" w16du:dateUtc="2026-09-15T19:13:00Z">
                  <w:rPr>
                    <w:rFonts w:asciiTheme="minorHAnsi" w:hAnsiTheme="minorHAnsi" w:cstheme="minorHAnsi"/>
                    <w:sz w:val="20"/>
                  </w:rPr>
                </w:rPrChange>
              </w:rPr>
              <w:t xml:space="preserve"> </w:t>
            </w:r>
            <w:r w:rsidRPr="00323D81">
              <w:rPr>
                <w:rFonts w:asciiTheme="majorHAnsi" w:hAnsiTheme="majorHAnsi" w:cstheme="minorHAnsi"/>
                <w:sz w:val="20"/>
                <w:rPrChange w:id="417" w:author="Petros Kontos" w:date="2026-09-15T22:13:00Z" w16du:dateUtc="2026-09-15T19:13:00Z">
                  <w:rPr>
                    <w:rFonts w:asciiTheme="minorHAnsi" w:hAnsiTheme="minorHAnsi" w:cstheme="minorHAnsi"/>
                    <w:sz w:val="20"/>
                  </w:rPr>
                </w:rPrChange>
              </w:rPr>
              <w:t>BN-locked</w:t>
            </w:r>
          </w:p>
        </w:tc>
        <w:tc>
          <w:tcPr>
            <w:tcW w:w="0" w:type="auto"/>
          </w:tcPr>
          <w:p w14:paraId="18BF27EE" w14:textId="4E3BA0C0" w:rsidR="00372C29" w:rsidRPr="00323D81" w:rsidRDefault="00372C29" w:rsidP="00372C29">
            <w:pPr>
              <w:rPr>
                <w:rFonts w:asciiTheme="majorHAnsi" w:hAnsiTheme="majorHAnsi" w:cstheme="minorHAnsi"/>
                <w:sz w:val="20"/>
                <w:rPrChange w:id="41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19" w:author="Petros Kontos" w:date="2026-09-15T22:13:00Z" w16du:dateUtc="2026-09-15T19:13:00Z">
                  <w:rPr>
                    <w:rFonts w:asciiTheme="minorHAnsi" w:hAnsiTheme="minorHAnsi" w:cstheme="minorHAnsi"/>
                    <w:sz w:val="20"/>
                  </w:rPr>
                </w:rPrChange>
              </w:rPr>
              <w:t>95,39</w:t>
            </w:r>
          </w:p>
        </w:tc>
        <w:tc>
          <w:tcPr>
            <w:tcW w:w="0" w:type="auto"/>
          </w:tcPr>
          <w:p w14:paraId="786B93CC" w14:textId="01EEEFC3" w:rsidR="00372C29" w:rsidRPr="00323D81" w:rsidRDefault="00372C29" w:rsidP="00372C29">
            <w:pPr>
              <w:rPr>
                <w:rFonts w:asciiTheme="majorHAnsi" w:hAnsiTheme="majorHAnsi" w:cstheme="minorHAnsi"/>
                <w:sz w:val="20"/>
                <w:rPrChange w:id="42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21" w:author="Petros Kontos" w:date="2026-09-15T22:13:00Z" w16du:dateUtc="2026-09-15T19:13:00Z">
                  <w:rPr>
                    <w:rFonts w:asciiTheme="minorHAnsi" w:hAnsiTheme="minorHAnsi" w:cstheme="minorHAnsi"/>
                    <w:sz w:val="20"/>
                  </w:rPr>
                </w:rPrChange>
              </w:rPr>
              <w:t>87,34</w:t>
            </w:r>
          </w:p>
        </w:tc>
        <w:tc>
          <w:tcPr>
            <w:tcW w:w="0" w:type="auto"/>
          </w:tcPr>
          <w:p w14:paraId="5211FE1B" w14:textId="62D697A0" w:rsidR="00372C29" w:rsidRPr="00323D81" w:rsidRDefault="000B377E" w:rsidP="00372C29">
            <w:pPr>
              <w:rPr>
                <w:rFonts w:asciiTheme="majorHAnsi" w:hAnsiTheme="majorHAnsi" w:cstheme="minorHAnsi"/>
                <w:sz w:val="20"/>
                <w:rPrChange w:id="42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23" w:author="Petros Kontos" w:date="2026-09-15T22:13:00Z" w16du:dateUtc="2026-09-15T19:13:00Z">
                  <w:rPr>
                    <w:rFonts w:asciiTheme="minorHAnsi" w:hAnsiTheme="minorHAnsi" w:cstheme="minorHAnsi"/>
                    <w:sz w:val="20"/>
                  </w:rPr>
                </w:rPrChange>
              </w:rPr>
              <w:t>91,27</w:t>
            </w:r>
          </w:p>
        </w:tc>
        <w:tc>
          <w:tcPr>
            <w:tcW w:w="0" w:type="auto"/>
          </w:tcPr>
          <w:p w14:paraId="174E3B89" w14:textId="61225E6A" w:rsidR="00372C29" w:rsidRPr="00323D81" w:rsidRDefault="000B377E" w:rsidP="00372C29">
            <w:pPr>
              <w:rPr>
                <w:rFonts w:asciiTheme="majorHAnsi" w:hAnsiTheme="majorHAnsi" w:cstheme="minorHAnsi"/>
                <w:sz w:val="20"/>
                <w:rPrChange w:id="42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25" w:author="Petros Kontos" w:date="2026-09-15T22:13:00Z" w16du:dateUtc="2026-09-15T19:13:00Z">
                  <w:rPr>
                    <w:rFonts w:asciiTheme="minorHAnsi" w:hAnsiTheme="minorHAnsi" w:cstheme="minorHAnsi"/>
                    <w:sz w:val="20"/>
                  </w:rPr>
                </w:rPrChange>
              </w:rPr>
              <w:t>94,31</w:t>
            </w:r>
          </w:p>
        </w:tc>
        <w:tc>
          <w:tcPr>
            <w:tcW w:w="0" w:type="auto"/>
          </w:tcPr>
          <w:p w14:paraId="2F4EB590" w14:textId="105B8F41" w:rsidR="00372C29" w:rsidRPr="00323D81" w:rsidRDefault="000B377E" w:rsidP="00372C29">
            <w:pPr>
              <w:rPr>
                <w:rFonts w:asciiTheme="majorHAnsi" w:hAnsiTheme="majorHAnsi" w:cstheme="minorHAnsi"/>
                <w:sz w:val="20"/>
                <w:rPrChange w:id="42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27" w:author="Petros Kontos" w:date="2026-09-15T22:13:00Z" w16du:dateUtc="2026-09-15T19:13:00Z">
                  <w:rPr>
                    <w:rFonts w:asciiTheme="minorHAnsi" w:hAnsiTheme="minorHAnsi" w:cstheme="minorHAnsi"/>
                    <w:sz w:val="20"/>
                  </w:rPr>
                </w:rPrChange>
              </w:rPr>
              <w:t>95,70</w:t>
            </w:r>
          </w:p>
        </w:tc>
      </w:tr>
      <w:tr w:rsidR="00372C29" w:rsidRPr="005267A4" w14:paraId="447429FF" w14:textId="77777777">
        <w:tc>
          <w:tcPr>
            <w:tcW w:w="0" w:type="auto"/>
          </w:tcPr>
          <w:p w14:paraId="59D230D4" w14:textId="744F9FCB" w:rsidR="00372C29" w:rsidRPr="00323D81" w:rsidRDefault="00372C29" w:rsidP="00372C29">
            <w:pPr>
              <w:rPr>
                <w:rFonts w:asciiTheme="majorHAnsi" w:hAnsiTheme="majorHAnsi" w:cstheme="minorHAnsi"/>
                <w:sz w:val="20"/>
                <w:rPrChange w:id="42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29" w:author="Petros Kontos" w:date="2026-09-15T22:13:00Z" w16du:dateUtc="2026-09-15T19:13:00Z">
                  <w:rPr>
                    <w:rFonts w:asciiTheme="minorHAnsi" w:hAnsiTheme="minorHAnsi" w:cstheme="minorHAnsi"/>
                    <w:sz w:val="20"/>
                  </w:rPr>
                </w:rPrChange>
              </w:rPr>
              <w:t>EfficientNetB2 oversampling</w:t>
            </w:r>
          </w:p>
        </w:tc>
        <w:tc>
          <w:tcPr>
            <w:tcW w:w="0" w:type="auto"/>
          </w:tcPr>
          <w:p w14:paraId="6FA81572" w14:textId="693386E5" w:rsidR="00372C29" w:rsidRPr="00323D81" w:rsidRDefault="00372C29" w:rsidP="00372C29">
            <w:pPr>
              <w:rPr>
                <w:rFonts w:asciiTheme="majorHAnsi" w:hAnsiTheme="majorHAnsi" w:cstheme="minorHAnsi"/>
                <w:sz w:val="20"/>
                <w:rPrChange w:id="43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31" w:author="Petros Kontos" w:date="2026-09-15T22:13:00Z" w16du:dateUtc="2026-09-15T19:13:00Z">
                  <w:rPr>
                    <w:rFonts w:asciiTheme="minorHAnsi" w:hAnsiTheme="minorHAnsi" w:cstheme="minorHAnsi"/>
                    <w:sz w:val="20"/>
                  </w:rPr>
                </w:rPrChange>
              </w:rPr>
              <w:t>95,13</w:t>
            </w:r>
          </w:p>
        </w:tc>
        <w:tc>
          <w:tcPr>
            <w:tcW w:w="0" w:type="auto"/>
          </w:tcPr>
          <w:p w14:paraId="1E4BADDA" w14:textId="0DE64ACE" w:rsidR="00372C29" w:rsidRPr="00323D81" w:rsidRDefault="00372C29" w:rsidP="00372C29">
            <w:pPr>
              <w:rPr>
                <w:rFonts w:asciiTheme="majorHAnsi" w:hAnsiTheme="majorHAnsi" w:cstheme="minorHAnsi"/>
                <w:sz w:val="20"/>
                <w:rPrChange w:id="43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33" w:author="Petros Kontos" w:date="2026-09-15T22:13:00Z" w16du:dateUtc="2026-09-15T19:13:00Z">
                  <w:rPr>
                    <w:rFonts w:asciiTheme="minorHAnsi" w:hAnsiTheme="minorHAnsi" w:cstheme="minorHAnsi"/>
                    <w:sz w:val="20"/>
                  </w:rPr>
                </w:rPrChange>
              </w:rPr>
              <w:t>86,33</w:t>
            </w:r>
          </w:p>
        </w:tc>
        <w:tc>
          <w:tcPr>
            <w:tcW w:w="0" w:type="auto"/>
          </w:tcPr>
          <w:p w14:paraId="58594C5A" w14:textId="356D1DBF" w:rsidR="00372C29" w:rsidRPr="00323D81" w:rsidRDefault="000B377E" w:rsidP="00372C29">
            <w:pPr>
              <w:rPr>
                <w:rFonts w:asciiTheme="majorHAnsi" w:hAnsiTheme="majorHAnsi" w:cstheme="minorHAnsi"/>
                <w:sz w:val="20"/>
                <w:rPrChange w:id="43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35" w:author="Petros Kontos" w:date="2026-09-15T22:13:00Z" w16du:dateUtc="2026-09-15T19:13:00Z">
                  <w:rPr>
                    <w:rFonts w:asciiTheme="minorHAnsi" w:hAnsiTheme="minorHAnsi" w:cstheme="minorHAnsi"/>
                    <w:sz w:val="20"/>
                  </w:rPr>
                </w:rPrChange>
              </w:rPr>
              <w:t>90,48</w:t>
            </w:r>
          </w:p>
        </w:tc>
        <w:tc>
          <w:tcPr>
            <w:tcW w:w="0" w:type="auto"/>
          </w:tcPr>
          <w:p w14:paraId="74D2EF76" w14:textId="45969140" w:rsidR="00372C29" w:rsidRPr="00323D81" w:rsidRDefault="000B377E" w:rsidP="00372C29">
            <w:pPr>
              <w:rPr>
                <w:rFonts w:asciiTheme="majorHAnsi" w:hAnsiTheme="majorHAnsi" w:cstheme="minorHAnsi"/>
                <w:sz w:val="20"/>
                <w:rPrChange w:id="43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37" w:author="Petros Kontos" w:date="2026-09-15T22:13:00Z" w16du:dateUtc="2026-09-15T19:13:00Z">
                  <w:rPr>
                    <w:rFonts w:asciiTheme="minorHAnsi" w:hAnsiTheme="minorHAnsi" w:cstheme="minorHAnsi"/>
                    <w:sz w:val="20"/>
                  </w:rPr>
                </w:rPrChange>
              </w:rPr>
              <w:t>93,99</w:t>
            </w:r>
          </w:p>
        </w:tc>
        <w:tc>
          <w:tcPr>
            <w:tcW w:w="0" w:type="auto"/>
          </w:tcPr>
          <w:p w14:paraId="5B3968BE" w14:textId="74FCEF98" w:rsidR="00372C29" w:rsidRPr="00323D81" w:rsidRDefault="000B377E" w:rsidP="00372C29">
            <w:pPr>
              <w:rPr>
                <w:rFonts w:asciiTheme="majorHAnsi" w:hAnsiTheme="majorHAnsi" w:cstheme="minorHAnsi"/>
                <w:sz w:val="20"/>
                <w:rPrChange w:id="43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39" w:author="Petros Kontos" w:date="2026-09-15T22:13:00Z" w16du:dateUtc="2026-09-15T19:13:00Z">
                  <w:rPr>
                    <w:rFonts w:asciiTheme="minorHAnsi" w:hAnsiTheme="minorHAnsi" w:cstheme="minorHAnsi"/>
                    <w:sz w:val="20"/>
                  </w:rPr>
                </w:rPrChange>
              </w:rPr>
              <w:t>95,48</w:t>
            </w:r>
          </w:p>
        </w:tc>
      </w:tr>
      <w:tr w:rsidR="00372C29" w:rsidRPr="005267A4" w14:paraId="47E850C4" w14:textId="77777777">
        <w:tc>
          <w:tcPr>
            <w:tcW w:w="0" w:type="auto"/>
          </w:tcPr>
          <w:p w14:paraId="377C07D6" w14:textId="0D5ABC5B" w:rsidR="00372C29" w:rsidRPr="00323D81" w:rsidRDefault="00372C29" w:rsidP="00372C29">
            <w:pPr>
              <w:rPr>
                <w:rFonts w:asciiTheme="majorHAnsi" w:hAnsiTheme="majorHAnsi" w:cstheme="minorHAnsi"/>
                <w:sz w:val="20"/>
                <w:rPrChange w:id="44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41" w:author="Petros Kontos" w:date="2026-09-15T22:13:00Z" w16du:dateUtc="2026-09-15T19:13:00Z">
                  <w:rPr>
                    <w:rFonts w:asciiTheme="minorHAnsi" w:hAnsiTheme="minorHAnsi" w:cstheme="minorHAnsi"/>
                    <w:sz w:val="20"/>
                  </w:rPr>
                </w:rPrChange>
              </w:rPr>
              <w:t>MobileNetV1 frozen</w:t>
            </w:r>
          </w:p>
        </w:tc>
        <w:tc>
          <w:tcPr>
            <w:tcW w:w="0" w:type="auto"/>
          </w:tcPr>
          <w:p w14:paraId="2C455B4F" w14:textId="547D940D" w:rsidR="00372C29" w:rsidRPr="00323D81" w:rsidRDefault="00372C29" w:rsidP="00372C29">
            <w:pPr>
              <w:rPr>
                <w:rFonts w:asciiTheme="majorHAnsi" w:hAnsiTheme="majorHAnsi" w:cstheme="minorHAnsi"/>
                <w:sz w:val="20"/>
                <w:rPrChange w:id="44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43" w:author="Petros Kontos" w:date="2026-09-15T22:13:00Z" w16du:dateUtc="2026-09-15T19:13:00Z">
                  <w:rPr>
                    <w:rFonts w:asciiTheme="minorHAnsi" w:hAnsiTheme="minorHAnsi" w:cstheme="minorHAnsi"/>
                    <w:sz w:val="20"/>
                  </w:rPr>
                </w:rPrChange>
              </w:rPr>
              <w:t>93,79</w:t>
            </w:r>
          </w:p>
        </w:tc>
        <w:tc>
          <w:tcPr>
            <w:tcW w:w="0" w:type="auto"/>
          </w:tcPr>
          <w:p w14:paraId="7BCCB2DF" w14:textId="1DA50B48" w:rsidR="00372C29" w:rsidRPr="00323D81" w:rsidRDefault="000B377E" w:rsidP="00372C29">
            <w:pPr>
              <w:rPr>
                <w:rFonts w:asciiTheme="majorHAnsi" w:hAnsiTheme="majorHAnsi" w:cstheme="minorHAnsi"/>
                <w:sz w:val="20"/>
                <w:rPrChange w:id="44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45" w:author="Petros Kontos" w:date="2026-09-15T22:13:00Z" w16du:dateUtc="2026-09-15T19:13:00Z">
                  <w:rPr>
                    <w:rFonts w:asciiTheme="minorHAnsi" w:hAnsiTheme="minorHAnsi" w:cstheme="minorHAnsi"/>
                    <w:sz w:val="20"/>
                  </w:rPr>
                </w:rPrChange>
              </w:rPr>
              <w:t>84,59</w:t>
            </w:r>
          </w:p>
        </w:tc>
        <w:tc>
          <w:tcPr>
            <w:tcW w:w="0" w:type="auto"/>
          </w:tcPr>
          <w:p w14:paraId="76F718A8" w14:textId="1860A171" w:rsidR="00372C29" w:rsidRPr="00323D81" w:rsidRDefault="000B377E" w:rsidP="00372C29">
            <w:pPr>
              <w:rPr>
                <w:rFonts w:asciiTheme="majorHAnsi" w:hAnsiTheme="majorHAnsi" w:cstheme="minorHAnsi"/>
                <w:sz w:val="20"/>
                <w:rPrChange w:id="44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47" w:author="Petros Kontos" w:date="2026-09-15T22:13:00Z" w16du:dateUtc="2026-09-15T19:13:00Z">
                  <w:rPr>
                    <w:rFonts w:asciiTheme="minorHAnsi" w:hAnsiTheme="minorHAnsi" w:cstheme="minorHAnsi"/>
                    <w:sz w:val="20"/>
                  </w:rPr>
                </w:rPrChange>
              </w:rPr>
              <w:t>89,23</w:t>
            </w:r>
          </w:p>
        </w:tc>
        <w:tc>
          <w:tcPr>
            <w:tcW w:w="0" w:type="auto"/>
          </w:tcPr>
          <w:p w14:paraId="0079EAC8" w14:textId="141B3A10" w:rsidR="00372C29" w:rsidRPr="00323D81" w:rsidRDefault="000B377E" w:rsidP="00372C29">
            <w:pPr>
              <w:rPr>
                <w:rFonts w:asciiTheme="majorHAnsi" w:hAnsiTheme="majorHAnsi" w:cstheme="minorHAnsi"/>
                <w:sz w:val="20"/>
                <w:rPrChange w:id="44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49" w:author="Petros Kontos" w:date="2026-09-15T22:13:00Z" w16du:dateUtc="2026-09-15T19:13:00Z">
                  <w:rPr>
                    <w:rFonts w:asciiTheme="minorHAnsi" w:hAnsiTheme="minorHAnsi" w:cstheme="minorHAnsi"/>
                    <w:sz w:val="20"/>
                  </w:rPr>
                </w:rPrChange>
              </w:rPr>
              <w:t>92,66</w:t>
            </w:r>
          </w:p>
        </w:tc>
        <w:tc>
          <w:tcPr>
            <w:tcW w:w="0" w:type="auto"/>
          </w:tcPr>
          <w:p w14:paraId="6030B6F9" w14:textId="46B493A0" w:rsidR="00372C29" w:rsidRPr="00323D81" w:rsidRDefault="000B377E" w:rsidP="00372C29">
            <w:pPr>
              <w:rPr>
                <w:rFonts w:asciiTheme="majorHAnsi" w:hAnsiTheme="majorHAnsi" w:cstheme="minorHAnsi"/>
                <w:sz w:val="20"/>
                <w:rPrChange w:id="45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51" w:author="Petros Kontos" w:date="2026-09-15T22:13:00Z" w16du:dateUtc="2026-09-15T19:13:00Z">
                  <w:rPr>
                    <w:rFonts w:asciiTheme="minorHAnsi" w:hAnsiTheme="minorHAnsi" w:cstheme="minorHAnsi"/>
                    <w:sz w:val="20"/>
                  </w:rPr>
                </w:rPrChange>
              </w:rPr>
              <w:t>94,35</w:t>
            </w:r>
          </w:p>
        </w:tc>
      </w:tr>
      <w:tr w:rsidR="00372C29" w:rsidRPr="005267A4" w14:paraId="719FBB95" w14:textId="77777777">
        <w:tc>
          <w:tcPr>
            <w:tcW w:w="0" w:type="auto"/>
          </w:tcPr>
          <w:p w14:paraId="366F3A22" w14:textId="472E780F" w:rsidR="00372C29" w:rsidRPr="00323D81" w:rsidRDefault="00372C29" w:rsidP="00372C29">
            <w:pPr>
              <w:rPr>
                <w:rFonts w:asciiTheme="majorHAnsi" w:hAnsiTheme="majorHAnsi" w:cstheme="minorHAnsi"/>
                <w:sz w:val="20"/>
                <w:rPrChange w:id="45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53" w:author="Petros Kontos" w:date="2026-09-15T22:13:00Z" w16du:dateUtc="2026-09-15T19:13:00Z">
                  <w:rPr>
                    <w:rFonts w:asciiTheme="minorHAnsi" w:hAnsiTheme="minorHAnsi" w:cstheme="minorHAnsi"/>
                    <w:sz w:val="20"/>
                  </w:rPr>
                </w:rPrChange>
              </w:rPr>
              <w:t>MobileNetV1 BN-locked</w:t>
            </w:r>
          </w:p>
        </w:tc>
        <w:tc>
          <w:tcPr>
            <w:tcW w:w="0" w:type="auto"/>
          </w:tcPr>
          <w:p w14:paraId="6415F667" w14:textId="5D18E587" w:rsidR="00372C29" w:rsidRPr="00323D81" w:rsidRDefault="00372C29" w:rsidP="00372C29">
            <w:pPr>
              <w:rPr>
                <w:rFonts w:asciiTheme="majorHAnsi" w:hAnsiTheme="majorHAnsi" w:cstheme="minorHAnsi"/>
                <w:sz w:val="20"/>
                <w:rPrChange w:id="45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55" w:author="Petros Kontos" w:date="2026-09-15T22:13:00Z" w16du:dateUtc="2026-09-15T19:13:00Z">
                  <w:rPr>
                    <w:rFonts w:asciiTheme="minorHAnsi" w:hAnsiTheme="minorHAnsi" w:cstheme="minorHAnsi"/>
                    <w:sz w:val="20"/>
                  </w:rPr>
                </w:rPrChange>
              </w:rPr>
              <w:t>94,83</w:t>
            </w:r>
          </w:p>
        </w:tc>
        <w:tc>
          <w:tcPr>
            <w:tcW w:w="0" w:type="auto"/>
          </w:tcPr>
          <w:p w14:paraId="399AB545" w14:textId="228AADD2" w:rsidR="00372C29" w:rsidRPr="00323D81" w:rsidRDefault="000B377E" w:rsidP="00372C29">
            <w:pPr>
              <w:rPr>
                <w:rFonts w:asciiTheme="majorHAnsi" w:hAnsiTheme="majorHAnsi" w:cstheme="minorHAnsi"/>
                <w:sz w:val="20"/>
                <w:rPrChange w:id="45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57" w:author="Petros Kontos" w:date="2026-09-15T22:13:00Z" w16du:dateUtc="2026-09-15T19:13:00Z">
                  <w:rPr>
                    <w:rFonts w:asciiTheme="minorHAnsi" w:hAnsiTheme="minorHAnsi" w:cstheme="minorHAnsi"/>
                    <w:sz w:val="20"/>
                  </w:rPr>
                </w:rPrChange>
              </w:rPr>
              <w:t>83,39</w:t>
            </w:r>
          </w:p>
        </w:tc>
        <w:tc>
          <w:tcPr>
            <w:tcW w:w="0" w:type="auto"/>
          </w:tcPr>
          <w:p w14:paraId="7F28E876" w14:textId="65741D01" w:rsidR="00372C29" w:rsidRPr="00323D81" w:rsidRDefault="000B377E" w:rsidP="00372C29">
            <w:pPr>
              <w:rPr>
                <w:rFonts w:asciiTheme="majorHAnsi" w:hAnsiTheme="majorHAnsi" w:cstheme="minorHAnsi"/>
                <w:sz w:val="20"/>
                <w:rPrChange w:id="45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59" w:author="Petros Kontos" w:date="2026-09-15T22:13:00Z" w16du:dateUtc="2026-09-15T19:13:00Z">
                  <w:rPr>
                    <w:rFonts w:asciiTheme="minorHAnsi" w:hAnsiTheme="minorHAnsi" w:cstheme="minorHAnsi"/>
                    <w:sz w:val="20"/>
                  </w:rPr>
                </w:rPrChange>
              </w:rPr>
              <w:t>87,36</w:t>
            </w:r>
          </w:p>
        </w:tc>
        <w:tc>
          <w:tcPr>
            <w:tcW w:w="0" w:type="auto"/>
          </w:tcPr>
          <w:p w14:paraId="5F6AF33F" w14:textId="1A011803" w:rsidR="00372C29" w:rsidRPr="00323D81" w:rsidRDefault="000B377E" w:rsidP="00372C29">
            <w:pPr>
              <w:rPr>
                <w:rFonts w:asciiTheme="majorHAnsi" w:hAnsiTheme="majorHAnsi" w:cstheme="minorHAnsi"/>
                <w:sz w:val="20"/>
                <w:rPrChange w:id="46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61" w:author="Petros Kontos" w:date="2026-09-15T22:13:00Z" w16du:dateUtc="2026-09-15T19:13:00Z">
                  <w:rPr>
                    <w:rFonts w:asciiTheme="minorHAnsi" w:hAnsiTheme="minorHAnsi" w:cstheme="minorHAnsi"/>
                    <w:sz w:val="20"/>
                  </w:rPr>
                </w:rPrChange>
              </w:rPr>
              <w:t>93,93</w:t>
            </w:r>
          </w:p>
        </w:tc>
        <w:tc>
          <w:tcPr>
            <w:tcW w:w="0" w:type="auto"/>
          </w:tcPr>
          <w:p w14:paraId="2502A5CF" w14:textId="7F4D4A43" w:rsidR="00372C29" w:rsidRPr="00323D81" w:rsidRDefault="000B377E" w:rsidP="00372C29">
            <w:pPr>
              <w:rPr>
                <w:rFonts w:asciiTheme="majorHAnsi" w:hAnsiTheme="majorHAnsi" w:cstheme="minorHAnsi"/>
                <w:sz w:val="20"/>
                <w:rPrChange w:id="46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63" w:author="Petros Kontos" w:date="2026-09-15T22:13:00Z" w16du:dateUtc="2026-09-15T19:13:00Z">
                  <w:rPr>
                    <w:rFonts w:asciiTheme="minorHAnsi" w:hAnsiTheme="minorHAnsi" w:cstheme="minorHAnsi"/>
                    <w:sz w:val="20"/>
                  </w:rPr>
                </w:rPrChange>
              </w:rPr>
              <w:t>95,70</w:t>
            </w:r>
          </w:p>
        </w:tc>
      </w:tr>
      <w:tr w:rsidR="00372C29" w:rsidRPr="005267A4" w14:paraId="58EE2F20" w14:textId="77777777">
        <w:tc>
          <w:tcPr>
            <w:tcW w:w="0" w:type="auto"/>
          </w:tcPr>
          <w:p w14:paraId="17EC249D" w14:textId="304678C1" w:rsidR="00372C29" w:rsidRPr="00323D81" w:rsidRDefault="00372C29" w:rsidP="00372C29">
            <w:pPr>
              <w:rPr>
                <w:rFonts w:asciiTheme="majorHAnsi" w:hAnsiTheme="majorHAnsi" w:cstheme="minorHAnsi"/>
                <w:sz w:val="20"/>
                <w:rPrChange w:id="46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65" w:author="Petros Kontos" w:date="2026-09-15T22:13:00Z" w16du:dateUtc="2026-09-15T19:13:00Z">
                  <w:rPr>
                    <w:rFonts w:asciiTheme="minorHAnsi" w:hAnsiTheme="minorHAnsi" w:cstheme="minorHAnsi"/>
                    <w:sz w:val="20"/>
                  </w:rPr>
                </w:rPrChange>
              </w:rPr>
              <w:t>EfficientNetB2 scratch</w:t>
            </w:r>
          </w:p>
        </w:tc>
        <w:tc>
          <w:tcPr>
            <w:tcW w:w="0" w:type="auto"/>
          </w:tcPr>
          <w:p w14:paraId="59455AA6" w14:textId="4E9CF7EC" w:rsidR="00372C29" w:rsidRPr="00323D81" w:rsidRDefault="00372C29" w:rsidP="00372C29">
            <w:pPr>
              <w:rPr>
                <w:rFonts w:asciiTheme="majorHAnsi" w:hAnsiTheme="majorHAnsi" w:cstheme="minorHAnsi"/>
                <w:sz w:val="20"/>
                <w:rPrChange w:id="46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67" w:author="Petros Kontos" w:date="2026-09-15T22:13:00Z" w16du:dateUtc="2026-09-15T19:13:00Z">
                  <w:rPr>
                    <w:rFonts w:asciiTheme="minorHAnsi" w:hAnsiTheme="minorHAnsi" w:cstheme="minorHAnsi"/>
                    <w:sz w:val="20"/>
                  </w:rPr>
                </w:rPrChange>
              </w:rPr>
              <w:t>94,20</w:t>
            </w:r>
          </w:p>
        </w:tc>
        <w:tc>
          <w:tcPr>
            <w:tcW w:w="0" w:type="auto"/>
          </w:tcPr>
          <w:p w14:paraId="54B3744F" w14:textId="664A13AB" w:rsidR="00372C29" w:rsidRPr="00323D81" w:rsidRDefault="000B377E" w:rsidP="00372C29">
            <w:pPr>
              <w:rPr>
                <w:rFonts w:asciiTheme="majorHAnsi" w:hAnsiTheme="majorHAnsi" w:cstheme="minorHAnsi"/>
                <w:sz w:val="20"/>
                <w:rPrChange w:id="46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69" w:author="Petros Kontos" w:date="2026-09-15T22:13:00Z" w16du:dateUtc="2026-09-15T19:13:00Z">
                  <w:rPr>
                    <w:rFonts w:asciiTheme="minorHAnsi" w:hAnsiTheme="minorHAnsi" w:cstheme="minorHAnsi"/>
                    <w:sz w:val="20"/>
                  </w:rPr>
                </w:rPrChange>
              </w:rPr>
              <w:t>79,08</w:t>
            </w:r>
          </w:p>
        </w:tc>
        <w:tc>
          <w:tcPr>
            <w:tcW w:w="0" w:type="auto"/>
          </w:tcPr>
          <w:p w14:paraId="0381EB05" w14:textId="02D707F0" w:rsidR="00372C29" w:rsidRPr="00323D81" w:rsidRDefault="000B377E" w:rsidP="00372C29">
            <w:pPr>
              <w:rPr>
                <w:rFonts w:asciiTheme="majorHAnsi" w:hAnsiTheme="majorHAnsi" w:cstheme="minorHAnsi"/>
                <w:sz w:val="20"/>
                <w:rPrChange w:id="47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71" w:author="Petros Kontos" w:date="2026-09-15T22:13:00Z" w16du:dateUtc="2026-09-15T19:13:00Z">
                  <w:rPr>
                    <w:rFonts w:asciiTheme="minorHAnsi" w:hAnsiTheme="minorHAnsi" w:cstheme="minorHAnsi"/>
                    <w:sz w:val="20"/>
                  </w:rPr>
                </w:rPrChange>
              </w:rPr>
              <w:t>83,30</w:t>
            </w:r>
          </w:p>
        </w:tc>
        <w:tc>
          <w:tcPr>
            <w:tcW w:w="0" w:type="auto"/>
          </w:tcPr>
          <w:p w14:paraId="2A21DD02" w14:textId="38F95A08" w:rsidR="00372C29" w:rsidRPr="00323D81" w:rsidRDefault="000B377E" w:rsidP="00372C29">
            <w:pPr>
              <w:rPr>
                <w:rFonts w:asciiTheme="majorHAnsi" w:hAnsiTheme="majorHAnsi" w:cstheme="minorHAnsi"/>
                <w:sz w:val="20"/>
                <w:rPrChange w:id="47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73" w:author="Petros Kontos" w:date="2026-09-15T22:13:00Z" w16du:dateUtc="2026-09-15T19:13:00Z">
                  <w:rPr>
                    <w:rFonts w:asciiTheme="minorHAnsi" w:hAnsiTheme="minorHAnsi" w:cstheme="minorHAnsi"/>
                    <w:sz w:val="20"/>
                  </w:rPr>
                </w:rPrChange>
              </w:rPr>
              <w:t>92,19</w:t>
            </w:r>
          </w:p>
        </w:tc>
        <w:tc>
          <w:tcPr>
            <w:tcW w:w="0" w:type="auto"/>
          </w:tcPr>
          <w:p w14:paraId="7028666C" w14:textId="6DA2978E" w:rsidR="00372C29" w:rsidRPr="00323D81" w:rsidRDefault="000B377E" w:rsidP="00372C29">
            <w:pPr>
              <w:rPr>
                <w:rFonts w:asciiTheme="majorHAnsi" w:hAnsiTheme="majorHAnsi" w:cstheme="minorHAnsi"/>
                <w:sz w:val="20"/>
                <w:rPrChange w:id="47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75" w:author="Petros Kontos" w:date="2026-09-15T22:13:00Z" w16du:dateUtc="2026-09-15T19:13:00Z">
                  <w:rPr>
                    <w:rFonts w:asciiTheme="minorHAnsi" w:hAnsiTheme="minorHAnsi" w:cstheme="minorHAnsi"/>
                    <w:sz w:val="20"/>
                  </w:rPr>
                </w:rPrChange>
              </w:rPr>
              <w:t>93,84</w:t>
            </w:r>
          </w:p>
        </w:tc>
      </w:tr>
      <w:tr w:rsidR="00372C29" w:rsidRPr="005267A4" w14:paraId="51BEC348" w14:textId="77777777">
        <w:tc>
          <w:tcPr>
            <w:tcW w:w="0" w:type="auto"/>
          </w:tcPr>
          <w:p w14:paraId="4492BC10" w14:textId="04AD7D59" w:rsidR="00372C29" w:rsidRPr="00323D81" w:rsidRDefault="00372C29" w:rsidP="00372C29">
            <w:pPr>
              <w:rPr>
                <w:rFonts w:asciiTheme="majorHAnsi" w:hAnsiTheme="majorHAnsi" w:cstheme="minorHAnsi"/>
                <w:sz w:val="20"/>
                <w:rPrChange w:id="47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77" w:author="Petros Kontos" w:date="2026-09-15T22:13:00Z" w16du:dateUtc="2026-09-15T19:13:00Z">
                  <w:rPr>
                    <w:rFonts w:asciiTheme="minorHAnsi" w:hAnsiTheme="minorHAnsi" w:cstheme="minorHAnsi"/>
                    <w:sz w:val="20"/>
                  </w:rPr>
                </w:rPrChange>
              </w:rPr>
              <w:t>EfficientNetB2 frozen</w:t>
            </w:r>
          </w:p>
        </w:tc>
        <w:tc>
          <w:tcPr>
            <w:tcW w:w="0" w:type="auto"/>
          </w:tcPr>
          <w:p w14:paraId="4C4578B2" w14:textId="11A67E8F" w:rsidR="00372C29" w:rsidRPr="00323D81" w:rsidRDefault="00372C29" w:rsidP="00372C29">
            <w:pPr>
              <w:rPr>
                <w:rFonts w:asciiTheme="majorHAnsi" w:hAnsiTheme="majorHAnsi" w:cstheme="minorHAnsi"/>
                <w:sz w:val="20"/>
                <w:rPrChange w:id="47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79" w:author="Petros Kontos" w:date="2026-09-15T22:13:00Z" w16du:dateUtc="2026-09-15T19:13:00Z">
                  <w:rPr>
                    <w:rFonts w:asciiTheme="minorHAnsi" w:hAnsiTheme="minorHAnsi" w:cstheme="minorHAnsi"/>
                    <w:sz w:val="20"/>
                  </w:rPr>
                </w:rPrChange>
              </w:rPr>
              <w:t>92,72</w:t>
            </w:r>
          </w:p>
        </w:tc>
        <w:tc>
          <w:tcPr>
            <w:tcW w:w="0" w:type="auto"/>
          </w:tcPr>
          <w:p w14:paraId="20341810" w14:textId="6A4BA494" w:rsidR="00372C29" w:rsidRPr="00323D81" w:rsidRDefault="000B377E" w:rsidP="00372C29">
            <w:pPr>
              <w:rPr>
                <w:rFonts w:asciiTheme="majorHAnsi" w:hAnsiTheme="majorHAnsi" w:cstheme="minorHAnsi"/>
                <w:sz w:val="20"/>
                <w:rPrChange w:id="48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81" w:author="Petros Kontos" w:date="2026-09-15T22:13:00Z" w16du:dateUtc="2026-09-15T19:13:00Z">
                  <w:rPr>
                    <w:rFonts w:asciiTheme="minorHAnsi" w:hAnsiTheme="minorHAnsi" w:cstheme="minorHAnsi"/>
                    <w:sz w:val="20"/>
                  </w:rPr>
                </w:rPrChange>
              </w:rPr>
              <w:t>78,29</w:t>
            </w:r>
          </w:p>
        </w:tc>
        <w:tc>
          <w:tcPr>
            <w:tcW w:w="0" w:type="auto"/>
          </w:tcPr>
          <w:p w14:paraId="098BD7A9" w14:textId="3622C2CA" w:rsidR="00372C29" w:rsidRPr="00323D81" w:rsidRDefault="000B377E" w:rsidP="00372C29">
            <w:pPr>
              <w:rPr>
                <w:rFonts w:asciiTheme="majorHAnsi" w:hAnsiTheme="majorHAnsi" w:cstheme="minorHAnsi"/>
                <w:sz w:val="20"/>
                <w:rPrChange w:id="48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83" w:author="Petros Kontos" w:date="2026-09-15T22:13:00Z" w16du:dateUtc="2026-09-15T19:13:00Z">
                  <w:rPr>
                    <w:rFonts w:asciiTheme="minorHAnsi" w:hAnsiTheme="minorHAnsi" w:cstheme="minorHAnsi"/>
                    <w:sz w:val="20"/>
                  </w:rPr>
                </w:rPrChange>
              </w:rPr>
              <w:t>82,07</w:t>
            </w:r>
          </w:p>
        </w:tc>
        <w:tc>
          <w:tcPr>
            <w:tcW w:w="0" w:type="auto"/>
          </w:tcPr>
          <w:p w14:paraId="54DD2A90" w14:textId="5FE9FAF6" w:rsidR="00372C29" w:rsidRPr="00323D81" w:rsidRDefault="000B377E" w:rsidP="00372C29">
            <w:pPr>
              <w:rPr>
                <w:rFonts w:asciiTheme="majorHAnsi" w:hAnsiTheme="majorHAnsi" w:cstheme="minorHAnsi"/>
                <w:sz w:val="20"/>
                <w:rPrChange w:id="48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85" w:author="Petros Kontos" w:date="2026-09-15T22:13:00Z" w16du:dateUtc="2026-09-15T19:13:00Z">
                  <w:rPr>
                    <w:rFonts w:asciiTheme="minorHAnsi" w:hAnsiTheme="minorHAnsi" w:cstheme="minorHAnsi"/>
                    <w:sz w:val="20"/>
                  </w:rPr>
                </w:rPrChange>
              </w:rPr>
              <w:t>91,13</w:t>
            </w:r>
          </w:p>
        </w:tc>
        <w:tc>
          <w:tcPr>
            <w:tcW w:w="0" w:type="auto"/>
          </w:tcPr>
          <w:p w14:paraId="43B6AAAF" w14:textId="59245031" w:rsidR="00372C29" w:rsidRPr="00323D81" w:rsidRDefault="000B377E" w:rsidP="00372C29">
            <w:pPr>
              <w:rPr>
                <w:rFonts w:asciiTheme="majorHAnsi" w:hAnsiTheme="majorHAnsi" w:cstheme="minorHAnsi"/>
                <w:sz w:val="20"/>
                <w:rPrChange w:id="48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87" w:author="Petros Kontos" w:date="2026-09-15T22:13:00Z" w16du:dateUtc="2026-09-15T19:13:00Z">
                  <w:rPr>
                    <w:rFonts w:asciiTheme="minorHAnsi" w:hAnsiTheme="minorHAnsi" w:cstheme="minorHAnsi"/>
                    <w:sz w:val="20"/>
                  </w:rPr>
                </w:rPrChange>
              </w:rPr>
              <w:t>92,68</w:t>
            </w:r>
          </w:p>
        </w:tc>
      </w:tr>
      <w:tr w:rsidR="00372C29" w:rsidRPr="005267A4" w14:paraId="333A8E1E" w14:textId="77777777">
        <w:tc>
          <w:tcPr>
            <w:tcW w:w="0" w:type="auto"/>
          </w:tcPr>
          <w:p w14:paraId="1E56747B" w14:textId="3A948375" w:rsidR="00372C29" w:rsidRPr="00323D81" w:rsidRDefault="00372C29" w:rsidP="00372C29">
            <w:pPr>
              <w:rPr>
                <w:rFonts w:asciiTheme="majorHAnsi" w:hAnsiTheme="majorHAnsi" w:cstheme="minorHAnsi"/>
                <w:sz w:val="20"/>
                <w:rPrChange w:id="48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89" w:author="Petros Kontos" w:date="2026-09-15T22:13:00Z" w16du:dateUtc="2026-09-15T19:13:00Z">
                  <w:rPr>
                    <w:rFonts w:asciiTheme="minorHAnsi" w:hAnsiTheme="minorHAnsi" w:cstheme="minorHAnsi"/>
                    <w:sz w:val="20"/>
                  </w:rPr>
                </w:rPrChange>
              </w:rPr>
              <w:t>MobileNetV1 scratch</w:t>
            </w:r>
          </w:p>
        </w:tc>
        <w:tc>
          <w:tcPr>
            <w:tcW w:w="0" w:type="auto"/>
          </w:tcPr>
          <w:p w14:paraId="75BF458F" w14:textId="7039A191" w:rsidR="00372C29" w:rsidRPr="00323D81" w:rsidRDefault="00372C29" w:rsidP="00372C29">
            <w:pPr>
              <w:rPr>
                <w:rFonts w:asciiTheme="majorHAnsi" w:hAnsiTheme="majorHAnsi" w:cstheme="minorHAnsi"/>
                <w:sz w:val="20"/>
                <w:rPrChange w:id="49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91" w:author="Petros Kontos" w:date="2026-09-15T22:13:00Z" w16du:dateUtc="2026-09-15T19:13:00Z">
                  <w:rPr>
                    <w:rFonts w:asciiTheme="minorHAnsi" w:hAnsiTheme="minorHAnsi" w:cstheme="minorHAnsi"/>
                    <w:sz w:val="20"/>
                  </w:rPr>
                </w:rPrChange>
              </w:rPr>
              <w:t>94,02</w:t>
            </w:r>
          </w:p>
        </w:tc>
        <w:tc>
          <w:tcPr>
            <w:tcW w:w="0" w:type="auto"/>
          </w:tcPr>
          <w:p w14:paraId="45DC659A" w14:textId="40D43345" w:rsidR="00372C29" w:rsidRPr="00323D81" w:rsidRDefault="000B377E" w:rsidP="00372C29">
            <w:pPr>
              <w:rPr>
                <w:rFonts w:asciiTheme="majorHAnsi" w:hAnsiTheme="majorHAnsi" w:cstheme="minorHAnsi"/>
                <w:sz w:val="20"/>
                <w:rPrChange w:id="49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93" w:author="Petros Kontos" w:date="2026-09-15T22:13:00Z" w16du:dateUtc="2026-09-15T19:13:00Z">
                  <w:rPr>
                    <w:rFonts w:asciiTheme="minorHAnsi" w:hAnsiTheme="minorHAnsi" w:cstheme="minorHAnsi"/>
                    <w:sz w:val="20"/>
                  </w:rPr>
                </w:rPrChange>
              </w:rPr>
              <w:t>78,00</w:t>
            </w:r>
          </w:p>
        </w:tc>
        <w:tc>
          <w:tcPr>
            <w:tcW w:w="0" w:type="auto"/>
          </w:tcPr>
          <w:p w14:paraId="33329917" w14:textId="03853E78" w:rsidR="00372C29" w:rsidRPr="00323D81" w:rsidRDefault="000B377E" w:rsidP="00372C29">
            <w:pPr>
              <w:rPr>
                <w:rFonts w:asciiTheme="majorHAnsi" w:hAnsiTheme="majorHAnsi" w:cstheme="minorHAnsi"/>
                <w:sz w:val="20"/>
                <w:rPrChange w:id="49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95" w:author="Petros Kontos" w:date="2026-09-15T22:13:00Z" w16du:dateUtc="2026-09-15T19:13:00Z">
                  <w:rPr>
                    <w:rFonts w:asciiTheme="minorHAnsi" w:hAnsiTheme="minorHAnsi" w:cstheme="minorHAnsi"/>
                    <w:sz w:val="20"/>
                  </w:rPr>
                </w:rPrChange>
              </w:rPr>
              <w:t>81,76</w:t>
            </w:r>
          </w:p>
        </w:tc>
        <w:tc>
          <w:tcPr>
            <w:tcW w:w="0" w:type="auto"/>
          </w:tcPr>
          <w:p w14:paraId="3727E085" w14:textId="1E475869" w:rsidR="00372C29" w:rsidRPr="00323D81" w:rsidRDefault="000B377E" w:rsidP="00372C29">
            <w:pPr>
              <w:rPr>
                <w:rFonts w:asciiTheme="majorHAnsi" w:hAnsiTheme="majorHAnsi" w:cstheme="minorHAnsi"/>
                <w:sz w:val="20"/>
                <w:rPrChange w:id="49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97" w:author="Petros Kontos" w:date="2026-09-15T22:13:00Z" w16du:dateUtc="2026-09-15T19:13:00Z">
                  <w:rPr>
                    <w:rFonts w:asciiTheme="minorHAnsi" w:hAnsiTheme="minorHAnsi" w:cstheme="minorHAnsi"/>
                    <w:sz w:val="20"/>
                  </w:rPr>
                </w:rPrChange>
              </w:rPr>
              <w:t>92,87</w:t>
            </w:r>
          </w:p>
        </w:tc>
        <w:tc>
          <w:tcPr>
            <w:tcW w:w="0" w:type="auto"/>
          </w:tcPr>
          <w:p w14:paraId="0FDD2E01" w14:textId="073EF1CE" w:rsidR="00372C29" w:rsidRPr="00323D81" w:rsidRDefault="000B377E" w:rsidP="00372C29">
            <w:pPr>
              <w:rPr>
                <w:rFonts w:asciiTheme="majorHAnsi" w:hAnsiTheme="majorHAnsi" w:cstheme="minorHAnsi"/>
                <w:sz w:val="20"/>
                <w:rPrChange w:id="49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499" w:author="Petros Kontos" w:date="2026-09-15T22:13:00Z" w16du:dateUtc="2026-09-15T19:13:00Z">
                  <w:rPr>
                    <w:rFonts w:asciiTheme="minorHAnsi" w:hAnsiTheme="minorHAnsi" w:cstheme="minorHAnsi"/>
                    <w:sz w:val="20"/>
                  </w:rPr>
                </w:rPrChange>
              </w:rPr>
              <w:t>94,19</w:t>
            </w:r>
          </w:p>
        </w:tc>
      </w:tr>
      <w:tr w:rsidR="00372C29" w:rsidRPr="00FE0D33" w14:paraId="3C3BA9AF" w14:textId="77777777">
        <w:tc>
          <w:tcPr>
            <w:tcW w:w="0" w:type="auto"/>
          </w:tcPr>
          <w:p w14:paraId="686ADFC0" w14:textId="725D51E4" w:rsidR="00372C29" w:rsidRPr="00323D81" w:rsidRDefault="00372C29" w:rsidP="00372C29">
            <w:pPr>
              <w:rPr>
                <w:rFonts w:asciiTheme="majorHAnsi" w:hAnsiTheme="majorHAnsi" w:cstheme="minorHAnsi"/>
                <w:sz w:val="20"/>
                <w:rPrChange w:id="50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01" w:author="Petros Kontos" w:date="2026-09-15T22:13:00Z" w16du:dateUtc="2026-09-15T19:13:00Z">
                  <w:rPr>
                    <w:rFonts w:asciiTheme="minorHAnsi" w:hAnsiTheme="minorHAnsi" w:cstheme="minorHAnsi"/>
                    <w:sz w:val="20"/>
                  </w:rPr>
                </w:rPrChange>
              </w:rPr>
              <w:t>Custom CNN oversampling</w:t>
            </w:r>
          </w:p>
        </w:tc>
        <w:tc>
          <w:tcPr>
            <w:tcW w:w="0" w:type="auto"/>
          </w:tcPr>
          <w:p w14:paraId="6716B432" w14:textId="7E3EC285" w:rsidR="00372C29" w:rsidRPr="00323D81" w:rsidRDefault="00372C29" w:rsidP="00372C29">
            <w:pPr>
              <w:rPr>
                <w:rFonts w:asciiTheme="majorHAnsi" w:hAnsiTheme="majorHAnsi" w:cstheme="minorHAnsi"/>
                <w:sz w:val="20"/>
                <w:rPrChange w:id="50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03" w:author="Petros Kontos" w:date="2026-09-15T22:13:00Z" w16du:dateUtc="2026-09-15T19:13:00Z">
                  <w:rPr>
                    <w:rFonts w:asciiTheme="minorHAnsi" w:hAnsiTheme="minorHAnsi" w:cstheme="minorHAnsi"/>
                    <w:sz w:val="20"/>
                  </w:rPr>
                </w:rPrChange>
              </w:rPr>
              <w:t>93,83</w:t>
            </w:r>
          </w:p>
        </w:tc>
        <w:tc>
          <w:tcPr>
            <w:tcW w:w="0" w:type="auto"/>
          </w:tcPr>
          <w:p w14:paraId="6D0BCE22" w14:textId="0CE78F00" w:rsidR="00372C29" w:rsidRPr="00323D81" w:rsidRDefault="000B377E" w:rsidP="00372C29">
            <w:pPr>
              <w:rPr>
                <w:rFonts w:asciiTheme="majorHAnsi" w:hAnsiTheme="majorHAnsi" w:cstheme="minorHAnsi"/>
                <w:sz w:val="20"/>
                <w:rPrChange w:id="50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05" w:author="Petros Kontos" w:date="2026-09-15T22:13:00Z" w16du:dateUtc="2026-09-15T19:13:00Z">
                  <w:rPr>
                    <w:rFonts w:asciiTheme="minorHAnsi" w:hAnsiTheme="minorHAnsi" w:cstheme="minorHAnsi"/>
                    <w:sz w:val="20"/>
                  </w:rPr>
                </w:rPrChange>
              </w:rPr>
              <w:t>76,80</w:t>
            </w:r>
          </w:p>
        </w:tc>
        <w:tc>
          <w:tcPr>
            <w:tcW w:w="0" w:type="auto"/>
          </w:tcPr>
          <w:p w14:paraId="78EFE4BC" w14:textId="77FCEF3B" w:rsidR="00372C29" w:rsidRPr="00323D81" w:rsidRDefault="000B377E" w:rsidP="00372C29">
            <w:pPr>
              <w:rPr>
                <w:rFonts w:asciiTheme="majorHAnsi" w:hAnsiTheme="majorHAnsi" w:cstheme="minorHAnsi"/>
                <w:sz w:val="20"/>
                <w:rPrChange w:id="50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07" w:author="Petros Kontos" w:date="2026-09-15T22:13:00Z" w16du:dateUtc="2026-09-15T19:13:00Z">
                  <w:rPr>
                    <w:rFonts w:asciiTheme="minorHAnsi" w:hAnsiTheme="minorHAnsi" w:cstheme="minorHAnsi"/>
                    <w:sz w:val="20"/>
                  </w:rPr>
                </w:rPrChange>
              </w:rPr>
              <w:t>81,11</w:t>
            </w:r>
          </w:p>
        </w:tc>
        <w:tc>
          <w:tcPr>
            <w:tcW w:w="0" w:type="auto"/>
          </w:tcPr>
          <w:p w14:paraId="26270034" w14:textId="52C503AB" w:rsidR="00372C29" w:rsidRPr="00323D81" w:rsidRDefault="000B377E" w:rsidP="00372C29">
            <w:pPr>
              <w:rPr>
                <w:rFonts w:asciiTheme="majorHAnsi" w:hAnsiTheme="majorHAnsi" w:cstheme="minorHAnsi"/>
                <w:sz w:val="20"/>
                <w:rPrChange w:id="50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09" w:author="Petros Kontos" w:date="2026-09-15T22:13:00Z" w16du:dateUtc="2026-09-15T19:13:00Z">
                  <w:rPr>
                    <w:rFonts w:asciiTheme="minorHAnsi" w:hAnsiTheme="minorHAnsi" w:cstheme="minorHAnsi"/>
                    <w:sz w:val="20"/>
                  </w:rPr>
                </w:rPrChange>
              </w:rPr>
              <w:t>92,64</w:t>
            </w:r>
          </w:p>
        </w:tc>
        <w:tc>
          <w:tcPr>
            <w:tcW w:w="0" w:type="auto"/>
          </w:tcPr>
          <w:p w14:paraId="413F80C4" w14:textId="519899BD" w:rsidR="00372C29" w:rsidRPr="00323D81" w:rsidRDefault="000B377E" w:rsidP="00372C29">
            <w:pPr>
              <w:rPr>
                <w:rFonts w:asciiTheme="majorHAnsi" w:hAnsiTheme="majorHAnsi" w:cstheme="minorHAnsi"/>
                <w:sz w:val="20"/>
                <w:rPrChange w:id="51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11" w:author="Petros Kontos" w:date="2026-09-15T22:13:00Z" w16du:dateUtc="2026-09-15T19:13:00Z">
                  <w:rPr>
                    <w:rFonts w:asciiTheme="minorHAnsi" w:hAnsiTheme="minorHAnsi" w:cstheme="minorHAnsi"/>
                    <w:sz w:val="20"/>
                  </w:rPr>
                </w:rPrChange>
              </w:rPr>
              <w:t>94,02</w:t>
            </w:r>
          </w:p>
        </w:tc>
      </w:tr>
      <w:tr w:rsidR="00372C29" w:rsidRPr="005267A4" w14:paraId="65E34712" w14:textId="77777777">
        <w:tc>
          <w:tcPr>
            <w:tcW w:w="0" w:type="auto"/>
          </w:tcPr>
          <w:p w14:paraId="57E9672E" w14:textId="0714A171" w:rsidR="00372C29" w:rsidRPr="00323D81" w:rsidRDefault="00372C29" w:rsidP="00372C29">
            <w:pPr>
              <w:rPr>
                <w:rFonts w:asciiTheme="majorHAnsi" w:hAnsiTheme="majorHAnsi" w:cstheme="minorHAnsi"/>
                <w:sz w:val="20"/>
                <w:rPrChange w:id="51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13" w:author="Petros Kontos" w:date="2026-09-15T22:13:00Z" w16du:dateUtc="2026-09-15T19:13:00Z">
                  <w:rPr>
                    <w:rFonts w:asciiTheme="minorHAnsi" w:hAnsiTheme="minorHAnsi" w:cstheme="minorHAnsi"/>
                    <w:sz w:val="20"/>
                  </w:rPr>
                </w:rPrChange>
              </w:rPr>
              <w:t>Custom CNN</w:t>
            </w:r>
          </w:p>
        </w:tc>
        <w:tc>
          <w:tcPr>
            <w:tcW w:w="0" w:type="auto"/>
          </w:tcPr>
          <w:p w14:paraId="302829ED" w14:textId="01201187" w:rsidR="00372C29" w:rsidRPr="00323D81" w:rsidRDefault="00372C29" w:rsidP="00372C29">
            <w:pPr>
              <w:rPr>
                <w:rFonts w:asciiTheme="majorHAnsi" w:hAnsiTheme="majorHAnsi" w:cstheme="minorHAnsi"/>
                <w:sz w:val="20"/>
                <w:rPrChange w:id="51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15" w:author="Petros Kontos" w:date="2026-09-15T22:13:00Z" w16du:dateUtc="2026-09-15T19:13:00Z">
                  <w:rPr>
                    <w:rFonts w:asciiTheme="minorHAnsi" w:hAnsiTheme="minorHAnsi" w:cstheme="minorHAnsi"/>
                    <w:sz w:val="20"/>
                  </w:rPr>
                </w:rPrChange>
              </w:rPr>
              <w:t>92,79</w:t>
            </w:r>
          </w:p>
        </w:tc>
        <w:tc>
          <w:tcPr>
            <w:tcW w:w="0" w:type="auto"/>
          </w:tcPr>
          <w:p w14:paraId="0FDD3740" w14:textId="0E160145" w:rsidR="00372C29" w:rsidRPr="00323D81" w:rsidRDefault="000B377E" w:rsidP="00372C29">
            <w:pPr>
              <w:rPr>
                <w:rFonts w:asciiTheme="majorHAnsi" w:hAnsiTheme="majorHAnsi" w:cstheme="minorHAnsi"/>
                <w:sz w:val="20"/>
                <w:rPrChange w:id="51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17" w:author="Petros Kontos" w:date="2026-09-15T22:13:00Z" w16du:dateUtc="2026-09-15T19:13:00Z">
                  <w:rPr>
                    <w:rFonts w:asciiTheme="minorHAnsi" w:hAnsiTheme="minorHAnsi" w:cstheme="minorHAnsi"/>
                    <w:sz w:val="20"/>
                  </w:rPr>
                </w:rPrChange>
              </w:rPr>
              <w:t>74,39</w:t>
            </w:r>
          </w:p>
        </w:tc>
        <w:tc>
          <w:tcPr>
            <w:tcW w:w="0" w:type="auto"/>
          </w:tcPr>
          <w:p w14:paraId="349D5709" w14:textId="6E5BAC7F" w:rsidR="00372C29" w:rsidRPr="00323D81" w:rsidRDefault="000B377E" w:rsidP="00372C29">
            <w:pPr>
              <w:rPr>
                <w:rFonts w:asciiTheme="majorHAnsi" w:hAnsiTheme="majorHAnsi" w:cstheme="minorHAnsi"/>
                <w:sz w:val="20"/>
                <w:rPrChange w:id="51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19" w:author="Petros Kontos" w:date="2026-09-15T22:13:00Z" w16du:dateUtc="2026-09-15T19:13:00Z">
                  <w:rPr>
                    <w:rFonts w:asciiTheme="minorHAnsi" w:hAnsiTheme="minorHAnsi" w:cstheme="minorHAnsi"/>
                    <w:sz w:val="20"/>
                  </w:rPr>
                </w:rPrChange>
              </w:rPr>
              <w:t>78,28</w:t>
            </w:r>
          </w:p>
        </w:tc>
        <w:tc>
          <w:tcPr>
            <w:tcW w:w="0" w:type="auto"/>
          </w:tcPr>
          <w:p w14:paraId="1320C45F" w14:textId="085B5506" w:rsidR="00372C29" w:rsidRPr="00323D81" w:rsidRDefault="000B377E" w:rsidP="00372C29">
            <w:pPr>
              <w:rPr>
                <w:rFonts w:asciiTheme="majorHAnsi" w:hAnsiTheme="majorHAnsi" w:cstheme="minorHAnsi"/>
                <w:sz w:val="20"/>
                <w:rPrChange w:id="52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21" w:author="Petros Kontos" w:date="2026-09-15T22:13:00Z" w16du:dateUtc="2026-09-15T19:13:00Z">
                  <w:rPr>
                    <w:rFonts w:asciiTheme="minorHAnsi" w:hAnsiTheme="minorHAnsi" w:cstheme="minorHAnsi"/>
                    <w:sz w:val="20"/>
                  </w:rPr>
                </w:rPrChange>
              </w:rPr>
              <w:t>90,74</w:t>
            </w:r>
          </w:p>
        </w:tc>
        <w:tc>
          <w:tcPr>
            <w:tcW w:w="0" w:type="auto"/>
          </w:tcPr>
          <w:p w14:paraId="6B1A2AA7" w14:textId="7533D49B" w:rsidR="00372C29" w:rsidRPr="00323D81" w:rsidRDefault="000B377E" w:rsidP="00372C29">
            <w:pPr>
              <w:rPr>
                <w:rFonts w:asciiTheme="majorHAnsi" w:hAnsiTheme="majorHAnsi" w:cstheme="minorHAnsi"/>
                <w:sz w:val="20"/>
                <w:rPrChange w:id="52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23" w:author="Petros Kontos" w:date="2026-09-15T22:13:00Z" w16du:dateUtc="2026-09-15T19:13:00Z">
                  <w:rPr>
                    <w:rFonts w:asciiTheme="minorHAnsi" w:hAnsiTheme="minorHAnsi" w:cstheme="minorHAnsi"/>
                    <w:sz w:val="20"/>
                  </w:rPr>
                </w:rPrChange>
              </w:rPr>
              <w:t>92,53</w:t>
            </w:r>
          </w:p>
        </w:tc>
      </w:tr>
      <w:tr w:rsidR="00372C29" w:rsidRPr="005267A4" w14:paraId="712E82D9" w14:textId="77777777">
        <w:tc>
          <w:tcPr>
            <w:tcW w:w="0" w:type="auto"/>
          </w:tcPr>
          <w:p w14:paraId="5B2A67DC" w14:textId="33233AC6" w:rsidR="00372C29" w:rsidRPr="00323D81" w:rsidRDefault="00372C29" w:rsidP="00372C29">
            <w:pPr>
              <w:rPr>
                <w:rFonts w:asciiTheme="majorHAnsi" w:hAnsiTheme="majorHAnsi" w:cstheme="minorHAnsi"/>
                <w:sz w:val="20"/>
                <w:rPrChange w:id="52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25" w:author="Petros Kontos" w:date="2026-09-15T22:13:00Z" w16du:dateUtc="2026-09-15T19:13:00Z">
                  <w:rPr>
                    <w:rFonts w:asciiTheme="minorHAnsi" w:hAnsiTheme="minorHAnsi" w:cstheme="minorHAnsi"/>
                    <w:sz w:val="20"/>
                  </w:rPr>
                </w:rPrChange>
              </w:rPr>
              <w:t>MobileNetV1 full unfreeze</w:t>
            </w:r>
          </w:p>
        </w:tc>
        <w:tc>
          <w:tcPr>
            <w:tcW w:w="0" w:type="auto"/>
          </w:tcPr>
          <w:p w14:paraId="04DF5976" w14:textId="66DFBAE1" w:rsidR="00372C29" w:rsidRPr="00323D81" w:rsidRDefault="00372C29" w:rsidP="00372C29">
            <w:pPr>
              <w:rPr>
                <w:rFonts w:asciiTheme="majorHAnsi" w:hAnsiTheme="majorHAnsi" w:cstheme="minorHAnsi"/>
                <w:sz w:val="20"/>
                <w:rPrChange w:id="52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27" w:author="Petros Kontos" w:date="2026-09-15T22:13:00Z" w16du:dateUtc="2026-09-15T19:13:00Z">
                  <w:rPr>
                    <w:rFonts w:asciiTheme="minorHAnsi" w:hAnsiTheme="minorHAnsi" w:cstheme="minorHAnsi"/>
                    <w:sz w:val="20"/>
                  </w:rPr>
                </w:rPrChange>
              </w:rPr>
              <w:t>89,59</w:t>
            </w:r>
          </w:p>
        </w:tc>
        <w:tc>
          <w:tcPr>
            <w:tcW w:w="0" w:type="auto"/>
          </w:tcPr>
          <w:p w14:paraId="0777C4FC" w14:textId="32B8CFF2" w:rsidR="00372C29" w:rsidRPr="00323D81" w:rsidRDefault="000B377E" w:rsidP="00372C29">
            <w:pPr>
              <w:rPr>
                <w:rFonts w:asciiTheme="majorHAnsi" w:hAnsiTheme="majorHAnsi" w:cstheme="minorHAnsi"/>
                <w:sz w:val="20"/>
                <w:rPrChange w:id="52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29" w:author="Petros Kontos" w:date="2026-09-15T22:13:00Z" w16du:dateUtc="2026-09-15T19:13:00Z">
                  <w:rPr>
                    <w:rFonts w:asciiTheme="minorHAnsi" w:hAnsiTheme="minorHAnsi" w:cstheme="minorHAnsi"/>
                    <w:sz w:val="20"/>
                  </w:rPr>
                </w:rPrChange>
              </w:rPr>
              <w:t>73,83</w:t>
            </w:r>
          </w:p>
        </w:tc>
        <w:tc>
          <w:tcPr>
            <w:tcW w:w="0" w:type="auto"/>
          </w:tcPr>
          <w:p w14:paraId="18CCA51B" w14:textId="73252028" w:rsidR="00372C29" w:rsidRPr="00323D81" w:rsidRDefault="000B377E" w:rsidP="00372C29">
            <w:pPr>
              <w:rPr>
                <w:rFonts w:asciiTheme="majorHAnsi" w:hAnsiTheme="majorHAnsi" w:cstheme="minorHAnsi"/>
                <w:sz w:val="20"/>
                <w:rPrChange w:id="53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31" w:author="Petros Kontos" w:date="2026-09-15T22:13:00Z" w16du:dateUtc="2026-09-15T19:13:00Z">
                  <w:rPr>
                    <w:rFonts w:asciiTheme="minorHAnsi" w:hAnsiTheme="minorHAnsi" w:cstheme="minorHAnsi"/>
                    <w:sz w:val="20"/>
                  </w:rPr>
                </w:rPrChange>
              </w:rPr>
              <w:t>78,43</w:t>
            </w:r>
          </w:p>
        </w:tc>
        <w:tc>
          <w:tcPr>
            <w:tcW w:w="0" w:type="auto"/>
          </w:tcPr>
          <w:p w14:paraId="7DE6C111" w14:textId="00EE4982" w:rsidR="00372C29" w:rsidRPr="00323D81" w:rsidRDefault="000B377E" w:rsidP="00372C29">
            <w:pPr>
              <w:rPr>
                <w:rFonts w:asciiTheme="majorHAnsi" w:hAnsiTheme="majorHAnsi" w:cstheme="minorHAnsi"/>
                <w:sz w:val="20"/>
                <w:rPrChange w:id="53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33" w:author="Petros Kontos" w:date="2026-09-15T22:13:00Z" w16du:dateUtc="2026-09-15T19:13:00Z">
                  <w:rPr>
                    <w:rFonts w:asciiTheme="minorHAnsi" w:hAnsiTheme="minorHAnsi" w:cstheme="minorHAnsi"/>
                    <w:sz w:val="20"/>
                  </w:rPr>
                </w:rPrChange>
              </w:rPr>
              <w:t>88,48</w:t>
            </w:r>
          </w:p>
        </w:tc>
        <w:tc>
          <w:tcPr>
            <w:tcW w:w="0" w:type="auto"/>
          </w:tcPr>
          <w:p w14:paraId="1889953A" w14:textId="673681AB" w:rsidR="00372C29" w:rsidRPr="00323D81" w:rsidRDefault="000B377E" w:rsidP="00372C29">
            <w:pPr>
              <w:rPr>
                <w:rFonts w:asciiTheme="majorHAnsi" w:hAnsiTheme="majorHAnsi" w:cstheme="minorHAnsi"/>
                <w:sz w:val="20"/>
                <w:rPrChange w:id="53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35" w:author="Petros Kontos" w:date="2026-09-15T22:13:00Z" w16du:dateUtc="2026-09-15T19:13:00Z">
                  <w:rPr>
                    <w:rFonts w:asciiTheme="minorHAnsi" w:hAnsiTheme="minorHAnsi" w:cstheme="minorHAnsi"/>
                    <w:sz w:val="20"/>
                  </w:rPr>
                </w:rPrChange>
              </w:rPr>
              <w:t>89,91</w:t>
            </w:r>
          </w:p>
        </w:tc>
      </w:tr>
      <w:tr w:rsidR="00372C29" w:rsidRPr="005267A4" w14:paraId="328F8A8C" w14:textId="77777777">
        <w:tc>
          <w:tcPr>
            <w:tcW w:w="0" w:type="auto"/>
          </w:tcPr>
          <w:p w14:paraId="205EA230" w14:textId="2DF2A458" w:rsidR="00372C29" w:rsidRPr="00323D81" w:rsidRDefault="00372C29" w:rsidP="00372C29">
            <w:pPr>
              <w:rPr>
                <w:rFonts w:asciiTheme="majorHAnsi" w:hAnsiTheme="majorHAnsi" w:cstheme="minorHAnsi"/>
                <w:sz w:val="20"/>
                <w:rPrChange w:id="53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37" w:author="Petros Kontos" w:date="2026-09-15T22:13:00Z" w16du:dateUtc="2026-09-15T19:13:00Z">
                  <w:rPr>
                    <w:rFonts w:asciiTheme="minorHAnsi" w:hAnsiTheme="minorHAnsi" w:cstheme="minorHAnsi"/>
                    <w:sz w:val="20"/>
                  </w:rPr>
                </w:rPrChange>
              </w:rPr>
              <w:t>EfficientNetB2 full unfreeze</w:t>
            </w:r>
          </w:p>
        </w:tc>
        <w:tc>
          <w:tcPr>
            <w:tcW w:w="0" w:type="auto"/>
          </w:tcPr>
          <w:p w14:paraId="6980DFE1" w14:textId="364376AF" w:rsidR="00372C29" w:rsidRPr="00323D81" w:rsidRDefault="00372C29" w:rsidP="00372C29">
            <w:pPr>
              <w:rPr>
                <w:rFonts w:asciiTheme="majorHAnsi" w:hAnsiTheme="majorHAnsi" w:cstheme="minorHAnsi"/>
                <w:sz w:val="20"/>
                <w:rPrChange w:id="538"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39" w:author="Petros Kontos" w:date="2026-09-15T22:13:00Z" w16du:dateUtc="2026-09-15T19:13:00Z">
                  <w:rPr>
                    <w:rFonts w:asciiTheme="minorHAnsi" w:hAnsiTheme="minorHAnsi" w:cstheme="minorHAnsi"/>
                    <w:sz w:val="20"/>
                  </w:rPr>
                </w:rPrChange>
              </w:rPr>
              <w:t>81,72</w:t>
            </w:r>
          </w:p>
        </w:tc>
        <w:tc>
          <w:tcPr>
            <w:tcW w:w="0" w:type="auto"/>
          </w:tcPr>
          <w:p w14:paraId="1019AFC8" w14:textId="65C56070" w:rsidR="00372C29" w:rsidRPr="00323D81" w:rsidRDefault="000B377E" w:rsidP="00372C29">
            <w:pPr>
              <w:rPr>
                <w:rFonts w:asciiTheme="majorHAnsi" w:hAnsiTheme="majorHAnsi" w:cstheme="minorHAnsi"/>
                <w:sz w:val="20"/>
                <w:rPrChange w:id="540"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41" w:author="Petros Kontos" w:date="2026-09-15T22:13:00Z" w16du:dateUtc="2026-09-15T19:13:00Z">
                  <w:rPr>
                    <w:rFonts w:asciiTheme="minorHAnsi" w:hAnsiTheme="minorHAnsi" w:cstheme="minorHAnsi"/>
                    <w:sz w:val="20"/>
                  </w:rPr>
                </w:rPrChange>
              </w:rPr>
              <w:t>58,26</w:t>
            </w:r>
          </w:p>
        </w:tc>
        <w:tc>
          <w:tcPr>
            <w:tcW w:w="0" w:type="auto"/>
          </w:tcPr>
          <w:p w14:paraId="4479347E" w14:textId="7B669CDD" w:rsidR="00372C29" w:rsidRPr="00323D81" w:rsidRDefault="000B377E" w:rsidP="00372C29">
            <w:pPr>
              <w:rPr>
                <w:rFonts w:asciiTheme="majorHAnsi" w:hAnsiTheme="majorHAnsi" w:cstheme="minorHAnsi"/>
                <w:sz w:val="20"/>
                <w:rPrChange w:id="542"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43" w:author="Petros Kontos" w:date="2026-09-15T22:13:00Z" w16du:dateUtc="2026-09-15T19:13:00Z">
                  <w:rPr>
                    <w:rFonts w:asciiTheme="minorHAnsi" w:hAnsiTheme="minorHAnsi" w:cstheme="minorHAnsi"/>
                    <w:sz w:val="20"/>
                  </w:rPr>
                </w:rPrChange>
              </w:rPr>
              <w:t>61,97</w:t>
            </w:r>
          </w:p>
        </w:tc>
        <w:tc>
          <w:tcPr>
            <w:tcW w:w="0" w:type="auto"/>
          </w:tcPr>
          <w:p w14:paraId="78DF9F62" w14:textId="353C732C" w:rsidR="00372C29" w:rsidRPr="00323D81" w:rsidRDefault="000B377E" w:rsidP="00372C29">
            <w:pPr>
              <w:rPr>
                <w:rFonts w:asciiTheme="majorHAnsi" w:hAnsiTheme="majorHAnsi" w:cstheme="minorHAnsi"/>
                <w:sz w:val="20"/>
                <w:rPrChange w:id="544"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45" w:author="Petros Kontos" w:date="2026-09-15T22:13:00Z" w16du:dateUtc="2026-09-15T19:13:00Z">
                  <w:rPr>
                    <w:rFonts w:asciiTheme="minorHAnsi" w:hAnsiTheme="minorHAnsi" w:cstheme="minorHAnsi"/>
                    <w:sz w:val="20"/>
                  </w:rPr>
                </w:rPrChange>
              </w:rPr>
              <w:t>76,70</w:t>
            </w:r>
          </w:p>
        </w:tc>
        <w:tc>
          <w:tcPr>
            <w:tcW w:w="0" w:type="auto"/>
          </w:tcPr>
          <w:p w14:paraId="35F27C19" w14:textId="007E658B" w:rsidR="00372C29" w:rsidRPr="00323D81" w:rsidRDefault="000B377E" w:rsidP="00655403">
            <w:pPr>
              <w:keepNext/>
              <w:rPr>
                <w:rFonts w:asciiTheme="majorHAnsi" w:hAnsiTheme="majorHAnsi" w:cstheme="minorHAnsi"/>
                <w:sz w:val="20"/>
                <w:rPrChange w:id="546" w:author="Petros Kontos" w:date="2026-09-15T22:13:00Z" w16du:dateUtc="2026-09-15T19:13:00Z">
                  <w:rPr>
                    <w:rFonts w:asciiTheme="minorHAnsi" w:hAnsiTheme="minorHAnsi" w:cstheme="minorHAnsi"/>
                    <w:sz w:val="20"/>
                  </w:rPr>
                </w:rPrChange>
              </w:rPr>
            </w:pPr>
            <w:r w:rsidRPr="00323D81">
              <w:rPr>
                <w:rFonts w:asciiTheme="majorHAnsi" w:hAnsiTheme="majorHAnsi" w:cstheme="minorHAnsi"/>
                <w:sz w:val="20"/>
                <w:rPrChange w:id="547" w:author="Petros Kontos" w:date="2026-09-15T22:13:00Z" w16du:dateUtc="2026-09-15T19:13:00Z">
                  <w:rPr>
                    <w:rFonts w:asciiTheme="minorHAnsi" w:hAnsiTheme="minorHAnsi" w:cstheme="minorHAnsi"/>
                    <w:sz w:val="20"/>
                  </w:rPr>
                </w:rPrChange>
              </w:rPr>
              <w:t>78,74</w:t>
            </w:r>
          </w:p>
        </w:tc>
      </w:tr>
    </w:tbl>
    <w:p w14:paraId="2AD5DD7D" w14:textId="5A1E59DD" w:rsidR="00C84A1F" w:rsidRPr="00C84A1F" w:rsidRDefault="00655403" w:rsidP="00C84A1F">
      <w:pPr>
        <w:pStyle w:val="ac"/>
        <w:jc w:val="center"/>
      </w:pPr>
      <w:r>
        <w:t xml:space="preserve">Πίνακας </w:t>
      </w:r>
      <w:r w:rsidR="000E5B75">
        <w:fldChar w:fldCharType="begin"/>
      </w:r>
      <w:r w:rsidR="000E5B75">
        <w:instrText xml:space="preserve"> SEQ Πίνακας \* ARABIC </w:instrText>
      </w:r>
      <w:r w:rsidR="000E5B75">
        <w:fldChar w:fldCharType="separate"/>
      </w:r>
      <w:r w:rsidR="0022599F">
        <w:rPr>
          <w:noProof/>
        </w:rPr>
        <w:t>11</w:t>
      </w:r>
      <w:r w:rsidR="000E5B75">
        <w:rPr>
          <w:noProof/>
        </w:rPr>
        <w:fldChar w:fldCharType="end"/>
      </w:r>
      <w:r w:rsidRPr="008F6840">
        <w:t xml:space="preserve">: </w:t>
      </w:r>
      <w:r>
        <w:t>Σ</w:t>
      </w:r>
      <w:r w:rsidRPr="00B01FDA">
        <w:t>υμπληρωματι</w:t>
      </w:r>
      <w:r>
        <w:t>κές</w:t>
      </w:r>
      <w:r w:rsidRPr="00B01FDA">
        <w:t xml:space="preserve"> </w:t>
      </w:r>
      <w:r>
        <w:t xml:space="preserve">μετρικές </w:t>
      </w:r>
      <w:r w:rsidRPr="00B01FDA">
        <w:t>το</w:t>
      </w:r>
      <w:r>
        <w:t>υ</w:t>
      </w:r>
      <w:r w:rsidRPr="00B01FDA">
        <w:t xml:space="preserve"> Macro-F1</w:t>
      </w:r>
    </w:p>
    <w:p w14:paraId="62554302" w14:textId="36EB285E" w:rsidR="001475B0" w:rsidRPr="00CC6B99" w:rsidRDefault="001475B0" w:rsidP="001475B0">
      <w:pPr>
        <w:rPr>
          <w:lang w:val="en-US"/>
          <w:rPrChange w:id="548" w:author="Petros Kontos" w:date="2026-09-16T17:03:00Z" w16du:dateUtc="2026-09-16T14:03:00Z">
            <w:rPr/>
          </w:rPrChange>
        </w:rPr>
      </w:pPr>
      <w:r>
        <w:lastRenderedPageBreak/>
        <w:t>Στον Πίνακα 10 παρουσιάζονται και οι τέσσερις εκδοχές για όλα τα μοντέλα. Το ConvNeXtBase παραμένει πρώτο σε κάθε εκδοχή. Το Macro-F1 όλων των μοντέλων αυξάνεται καθώς αφαιρούνται οι junk κλάσεις και οι κλάσεις με λιγότερες από 200 εικόνες</w:t>
      </w:r>
      <w:r w:rsidR="00B53509">
        <w:t xml:space="preserve">. </w:t>
      </w:r>
      <w:r>
        <w:t>Τα ασθενέστερα μοντέλα κερδίζουν περισσότερο</w:t>
      </w:r>
      <w:r w:rsidR="009F300A">
        <w:t>. Τ</w:t>
      </w:r>
      <w:r>
        <w:t>ο EfficientNetB2 full unfreeze κερδίζει 20,47 μονάδες και το Custom CNN 18,14, ενώ το ConvNeXtBase μόλις 6,21. Αυτό σημαίνει ότι οι διαφορές μεταξύ των μοντέλων μικραίνουν όσο αφαιρούνται οι σπάνιες κλάσεις. Χαρακτηριστικά, στην αυστηρότερη εκδοχή, δηλαδή στις κλάσεις με τουλάχιστον 200 εικόνες και χωρίς τις junk, το MobileNetV1 BN-locked φτάνει το 95,70%, ίδια τιμή με το EfficientNetB2 BN-locked, παρότι έχει λιγότερες από τις μισές παραμέτρους.</w:t>
      </w:r>
      <w:ins w:id="549" w:author="Petros Kontos" w:date="2026-09-16T17:03:00Z" w16du:dateUtc="2026-09-16T14:03:00Z">
        <w:r w:rsidR="00CC6B99">
          <w:rPr>
            <w:lang w:val="en-US"/>
          </w:rPr>
          <w:t xml:space="preserve"> </w:t>
        </w:r>
      </w:ins>
    </w:p>
    <w:p w14:paraId="3A598F09" w14:textId="3A7E5D62" w:rsidR="001475B0" w:rsidRDefault="001475B0" w:rsidP="001475B0">
      <w:pPr>
        <w:rPr>
          <w:ins w:id="550" w:author="Petros Kontos" w:date="2026-09-16T13:58:00Z" w16du:dateUtc="2026-09-16T10:58:00Z"/>
        </w:rPr>
      </w:pPr>
      <w:r>
        <w:t>Στο MobileNetV1 το πλήρες Macro-F1 των 35 κλάσεων ευνοεί την εκδοχή με παγωμένο backbone, με 84,59% έναντι 83,39% της BN-locked. Όταν όμως ο υπολογισμός περιοριστεί στις 23 κλάσεις με τουλάχιστον 200 εικόνες, η σχέση αντιστρέφεται και η BN-locked εκδοχή υπερέχει με 93,93% έναντι 92,66%..</w:t>
      </w:r>
      <w:r w:rsidR="00E03FF1">
        <w:t xml:space="preserve"> Μεγάλη επιρροή στο </w:t>
      </w:r>
      <w:r w:rsidR="00E03FF1">
        <w:rPr>
          <w:lang w:val="en-US"/>
        </w:rPr>
        <w:t>Macro-F1</w:t>
      </w:r>
      <w:r w:rsidR="00E03FF1">
        <w:t xml:space="preserve"> έχουν οι κλάσεις με ελάχιστα δείγματα στο σύνολο ελέγχου. </w:t>
      </w:r>
      <w:r>
        <w:t xml:space="preserve"> Η chaoborus έχει ένα δείγμα στο σύνολο ελέγχου και το F1-score της πηγαίνει από </w:t>
      </w:r>
      <w:commentRangeStart w:id="551"/>
      <w:r>
        <w:t xml:space="preserve">1,00 στην frozen εκδοχή σε 0,00 στην BN-locked, μεταβολή που από μόνη της μετατοπίζει το Macro-F1 κατά 2,86 μονάδες. Αν αφαιρεθεί μόνο αυτή η κλάση και κρατηθούν οι υπόλοιπες 34, η κατάταξη αντιστρέφεται, με 84,14% για την frozen εκδοχή και 85,84% για την BN-locked. Επομένως η υπεροχή της frozen εκδοχής στο πλήρες Macro-F1 οφείλεται σε μία πρόβλεψη σε μία εικόνα και δεν αντικατοπτρίζει καλύτερη συμπεριφορά στο σύνολο των κλάσεων. Το ίδιο φαίνεται και </w:t>
      </w:r>
      <w:commentRangeEnd w:id="551"/>
      <w:r w:rsidR="00F176FF">
        <w:rPr>
          <w:rStyle w:val="af1"/>
          <w:sz w:val="22"/>
          <w:szCs w:val="20"/>
        </w:rPr>
        <w:commentReference w:id="551"/>
      </w:r>
      <w:r>
        <w:t>αν εξεταστούν όλες οι κλάσεις ξεχωριστά</w:t>
      </w:r>
      <w:r w:rsidR="00EF3DD3">
        <w:t>.</w:t>
      </w:r>
      <w:r>
        <w:t xml:space="preserve"> </w:t>
      </w:r>
      <w:r w:rsidR="00EF3DD3">
        <w:t>Σ</w:t>
      </w:r>
      <w:r>
        <w:t>ε 23 από τις 35 το F1-score βελτιώνεται με το κλείδωμα των BN layers, ενώ στις 23 μεγαλύτερες κλάσεις η μέση διαφορά είναι +1,27 μονάδες υπέρ της BN-locked εκδοχής</w:t>
      </w:r>
      <w:r w:rsidR="00A40928">
        <w:t xml:space="preserve"> όπως φαίνεται στο</w:t>
      </w:r>
      <w:r w:rsidR="00380066">
        <w:t xml:space="preserve"> Σχήμα </w:t>
      </w:r>
      <w:r w:rsidR="0022599F">
        <w:rPr>
          <w:lang w:val="en-US"/>
        </w:rPr>
        <w:t>9</w:t>
      </w:r>
      <w:r>
        <w:t>.</w:t>
      </w:r>
      <w:ins w:id="552" w:author="Petros Kontos" w:date="2026-09-16T12:13:00Z" w16du:dateUtc="2026-09-16T09:13:00Z">
        <w:r w:rsidR="00E03FF1">
          <w:t xml:space="preserve"> </w:t>
        </w:r>
      </w:ins>
    </w:p>
    <w:p w14:paraId="4F522E15" w14:textId="45058775" w:rsidR="00A40928" w:rsidRDefault="00EF749E" w:rsidP="00A40928">
      <w:pPr>
        <w:keepNext/>
        <w:jc w:val="center"/>
        <w:rPr>
          <w:ins w:id="553" w:author="Petros Kontos" w:date="2026-09-16T14:01:00Z" w16du:dateUtc="2026-09-16T11:01:00Z"/>
        </w:rPr>
        <w:pPrChange w:id="554" w:author="Petros Kontos" w:date="2026-09-16T14:01:00Z" w16du:dateUtc="2026-09-16T11:01:00Z">
          <w:pPr>
            <w:jc w:val="center"/>
          </w:pPr>
        </w:pPrChange>
      </w:pPr>
      <w:ins w:id="555" w:author="Petros Kontos" w:date="2026-09-16T14:34:00Z" w16du:dateUtc="2026-09-16T11:34:00Z">
        <w:r>
          <w:rPr>
            <w:noProof/>
          </w:rPr>
          <w:lastRenderedPageBreak/>
          <w:drawing>
            <wp:inline distT="0" distB="0" distL="0" distR="0" wp14:anchorId="002A7AFC" wp14:editId="5F96EBFC">
              <wp:extent cx="5074920" cy="8305683"/>
              <wp:effectExtent l="0" t="0" r="0" b="635"/>
              <wp:docPr id="877233996"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33996" name="Εικόνα 87723399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81917" cy="8317134"/>
                      </a:xfrm>
                      <a:prstGeom prst="rect">
                        <a:avLst/>
                      </a:prstGeom>
                    </pic:spPr>
                  </pic:pic>
                </a:graphicData>
              </a:graphic>
            </wp:inline>
          </w:drawing>
        </w:r>
      </w:ins>
    </w:p>
    <w:p w14:paraId="0BDF82A1" w14:textId="4432AE44" w:rsidR="00A40928" w:rsidRPr="00380066" w:rsidRDefault="00A40928" w:rsidP="00A40928">
      <w:pPr>
        <w:pStyle w:val="ac"/>
        <w:jc w:val="center"/>
        <w:pPrChange w:id="556" w:author="Petros Kontos" w:date="2026-09-16T14:01:00Z" w16du:dateUtc="2026-09-16T11:01:00Z">
          <w:pPr/>
        </w:pPrChange>
      </w:pPr>
      <w:ins w:id="557" w:author="Petros Kontos" w:date="2026-09-16T14:01:00Z" w16du:dateUtc="2026-09-16T11:01:00Z">
        <w:r>
          <w:t xml:space="preserve">Σχήμα </w:t>
        </w:r>
        <w:r>
          <w:fldChar w:fldCharType="begin"/>
        </w:r>
        <w:r>
          <w:instrText xml:space="preserve"> SEQ Σχήμα \* ARABIC </w:instrText>
        </w:r>
      </w:ins>
      <w:r>
        <w:fldChar w:fldCharType="separate"/>
      </w:r>
      <w:ins w:id="558" w:author="Petros Kontos" w:date="2026-09-17T18:28:00Z" w16du:dateUtc="2026-09-17T15:28:00Z">
        <w:r w:rsidR="00157B21">
          <w:rPr>
            <w:noProof/>
          </w:rPr>
          <w:t>12</w:t>
        </w:r>
      </w:ins>
      <w:ins w:id="559" w:author="Petros Kontos" w:date="2026-09-16T14:01:00Z" w16du:dateUtc="2026-09-16T11:01:00Z">
        <w:r>
          <w:fldChar w:fldCharType="end"/>
        </w:r>
      </w:ins>
      <w:ins w:id="560" w:author="Petros Kontos" w:date="2026-09-16T14:02:00Z" w16du:dateUtc="2026-09-16T11:02:00Z">
        <w:r>
          <w:rPr>
            <w:lang w:val="en-US"/>
          </w:rPr>
          <w:t xml:space="preserve">: </w:t>
        </w:r>
      </w:ins>
      <w:ins w:id="561" w:author="Petros Kontos" w:date="2026-09-16T14:04:00Z" w16du:dateUtc="2026-09-16T11:04:00Z">
        <w:r w:rsidR="00380066">
          <w:t xml:space="preserve">Μεταβολή του </w:t>
        </w:r>
        <w:r w:rsidR="00380066">
          <w:rPr>
            <w:lang w:val="en-US"/>
          </w:rPr>
          <w:t xml:space="preserve">F1 </w:t>
        </w:r>
        <w:r w:rsidR="00380066">
          <w:t xml:space="preserve">ανά κλάση </w:t>
        </w:r>
      </w:ins>
      <w:ins w:id="562" w:author="Petros Kontos" w:date="2026-09-16T14:05:00Z" w16du:dateUtc="2026-09-16T11:05:00Z">
        <w:r w:rsidR="00380066">
          <w:t xml:space="preserve">από το </w:t>
        </w:r>
        <w:r w:rsidR="00380066">
          <w:rPr>
            <w:lang w:val="en-US"/>
          </w:rPr>
          <w:t>MobileNetV1</w:t>
        </w:r>
        <w:r w:rsidR="00380066">
          <w:t xml:space="preserve"> με παγωμένο κορμό στο </w:t>
        </w:r>
        <w:r w:rsidR="00380066">
          <w:rPr>
            <w:lang w:val="en-US"/>
          </w:rPr>
          <w:t>MobileNetV1</w:t>
        </w:r>
        <w:r w:rsidR="00380066">
          <w:t xml:space="preserve"> με κλειδωμένα τα επίπεδα </w:t>
        </w:r>
      </w:ins>
      <w:ins w:id="563" w:author="Petros Kontos" w:date="2026-09-16T14:06:00Z" w16du:dateUtc="2026-09-16T11:06:00Z">
        <w:r w:rsidR="00380066">
          <w:t>κανονικοποίησης</w:t>
        </w:r>
      </w:ins>
      <w:ins w:id="564" w:author="Petros Kontos" w:date="2026-09-16T14:05:00Z" w16du:dateUtc="2026-09-16T11:05:00Z">
        <w:r w:rsidR="00380066">
          <w:t xml:space="preserve"> παρτίδας. Το </w:t>
        </w:r>
        <w:r w:rsidR="00380066">
          <w:rPr>
            <w:lang w:val="en-US"/>
          </w:rPr>
          <w:t xml:space="preserve">n </w:t>
        </w:r>
        <w:r w:rsidR="00380066">
          <w:t xml:space="preserve">δηλώνει </w:t>
        </w:r>
      </w:ins>
      <w:ins w:id="565" w:author="Petros Kontos" w:date="2026-09-16T14:06:00Z" w16du:dateUtc="2026-09-16T11:06:00Z">
        <w:r w:rsidR="00380066">
          <w:t>το πλήθος των εικόνων στο σύνολο ελέγχου</w:t>
        </w:r>
      </w:ins>
    </w:p>
    <w:p w14:paraId="2A56617D" w14:textId="77777777" w:rsidR="00E45B7B" w:rsidRPr="008F6840" w:rsidRDefault="001475B0" w:rsidP="001475B0">
      <w:r>
        <w:lastRenderedPageBreak/>
        <w:t xml:space="preserve">Στο Custom CNN το oversampling βελτιώνει το Macro-F1 από 74,39% σε 76,80%, και η βελτίωση διατηρείται σε όλες τις </w:t>
      </w:r>
      <w:r w:rsidR="00CB4A7B">
        <w:t xml:space="preserve">εκδοχές. Πετυχαίνει </w:t>
      </w:r>
      <w:r>
        <w:t>+2,83 μονάδες χωρίς τις junk κλάσεις, +1,90 στις κλάσεις με τουλάχιστον 200 εικόνες και +1,49 στον συνδυασμό των δύο φίλτρων.</w:t>
      </w:r>
    </w:p>
    <w:p w14:paraId="6E1D1EB4" w14:textId="77777777" w:rsidR="0031038D" w:rsidRPr="008F6840" w:rsidRDefault="001475B0" w:rsidP="0031038D">
      <w:r>
        <w:t>Στο EfficientNetB2 αντίθετα, η υπεροχή της BN-locked εκδοχής έναντι του oversampling μικραίνει όσο αυστηροποιείται το φίλτρο, από 1,01 μονάδα στις 35 κλάσεις σε 0,79 χωρίς τις junk, 0,33 στις κλάσεις με τουλάχιστον 200 εικόνες και τελικά 0,22 στον συνδυασμό. Η διαφορά αυτή αποδίδεται λοιπόν στις σπάνιες κλάσεις και δεν δείχνει ουσιαστική επίδραση του oversampling στο συγκεκριμένο μοντέλο. Η διαφορά όμως μεταξύ BN-locked και full unfreeze παραμένει μεγάλη σε κάθε εκδοχή, με 29,08 μονάδες στις 35 κλάσεις, 29,30 χωρίς τις junk, 17,62 στις κλάσεις με τουλάχιστον 200 εικόνες και 16,96 στον συνδυασμό. Η κατάρρευση του full unfreeze επομένως δεν εξηγείται από τις σπάνιες κλάσεις και αφορά το σύνολο του προβλήματος.</w:t>
      </w:r>
    </w:p>
    <w:p w14:paraId="39C8BE30" w14:textId="1E514307" w:rsidR="002376F9" w:rsidRPr="008F6840" w:rsidRDefault="00AF1EDD" w:rsidP="00362620">
      <w:r>
        <w:t xml:space="preserve">Στο Σχήμα </w:t>
      </w:r>
      <w:r w:rsidR="0022599F">
        <w:rPr>
          <w:lang w:val="en-US"/>
        </w:rPr>
        <w:t>10</w:t>
      </w:r>
      <w:r>
        <w:t xml:space="preserve"> φαίνεται ο κανονικοποιημένος πίνακας σύγχυσης του </w:t>
      </w:r>
      <w:r>
        <w:rPr>
          <w:lang w:val="en-US"/>
        </w:rPr>
        <w:t>EfficientNetB</w:t>
      </w:r>
      <w:r w:rsidRPr="008F6840">
        <w:t xml:space="preserve">2 </w:t>
      </w:r>
      <w:r>
        <w:t xml:space="preserve">με </w:t>
      </w:r>
      <w:r>
        <w:rPr>
          <w:lang w:val="en-US"/>
        </w:rPr>
        <w:t>BatchNormalization</w:t>
      </w:r>
      <w:r w:rsidRPr="008F6840">
        <w:t xml:space="preserve"> </w:t>
      </w:r>
      <w:r>
        <w:rPr>
          <w:lang w:val="en-US"/>
        </w:rPr>
        <w:t>Locked</w:t>
      </w:r>
      <w:r>
        <w:t xml:space="preserve"> κατά το </w:t>
      </w:r>
      <w:r>
        <w:rPr>
          <w:lang w:val="en-US"/>
        </w:rPr>
        <w:t>fine</w:t>
      </w:r>
      <w:r w:rsidRPr="008F6840">
        <w:t>-</w:t>
      </w:r>
      <w:r>
        <w:rPr>
          <w:lang w:val="en-US"/>
        </w:rPr>
        <w:t>tuning</w:t>
      </w:r>
      <w:r w:rsidRPr="008F6840">
        <w:t xml:space="preserve">. </w:t>
      </w:r>
      <w:r>
        <w:t>Οι κλάσεις είναι ταξινομημένες από αυτές με τις περισσότερες εικόνες στο σύνολο ελέγχου προς αυτές με τις λιγότερες. Κάθε τιμή στη διαγώνιο δείχνει το ποσοστό των εικόνων της κλάσης που ταξινομήθηκαν σωστά.</w:t>
      </w:r>
      <w:r w:rsidR="00362620" w:rsidRPr="008F6840">
        <w:t xml:space="preserve"> </w:t>
      </w:r>
    </w:p>
    <w:p w14:paraId="7F4A9CE9" w14:textId="1FF5F51B" w:rsidR="00AF1EDD" w:rsidRPr="008F6840" w:rsidRDefault="00AF1EDD" w:rsidP="00362620">
      <w:r w:rsidRPr="00A61288">
        <w:t>Στις κλάσεις με πολλά δείγματα η διαγώνιος είναι υψηλή. Τα περισσότερα λάθη εμφανίζονται στις τρεις junk κλάσεις, με unknown 38%, dirt 44% και unknown_plankton 9%. Τα λάθη τους δεν πηγαίνουν προς μία συγκεκριμένη κλάση αλλά μοιράζονται σε πολλές, κάτι λογικό αφού οι κατηγορίες αυτές δεν αντιστοιχούν σε κάποιο συγκεκριμένο είδος. Αυτό εξηγεί γιατί υπολογίστηκε και το Macro-F1 χωρίς αυτές τις κλάσεις.</w:t>
      </w:r>
    </w:p>
    <w:p w14:paraId="2DC127FF" w14:textId="2D6E207D" w:rsidR="002376F9" w:rsidRPr="008F6840" w:rsidRDefault="00AF1EDD" w:rsidP="005267A4">
      <w:pPr>
        <w:spacing w:after="0"/>
      </w:pPr>
      <w:r>
        <w:t xml:space="preserve">Από τις υπόλοιπες κλάσεις, το μεγαλύτερο λάθος είναι στην polyarthra, όπου το 70% των εικόνων της ταξινομήθηκε ως rotifers. </w:t>
      </w:r>
      <w:r w:rsidR="002376F9" w:rsidRPr="002376F9">
        <w:t>Η πρόβλεψη θεωρείται λανθασμένη στο επίπεδο των κλάσεων του ZooLake, όμως από βιολογική άποψη δεν είναι, καθώς η polyarthra είναι γένος τροχοζώων και ανήκει στα rotifers</w:t>
      </w:r>
      <w:r w:rsidR="008518B5">
        <w:t xml:space="preserve"> [1]</w:t>
      </w:r>
      <w:r w:rsidR="002376F9" w:rsidRPr="002376F9">
        <w:t>. Οι δύο κλάσεις έχουν επομένως και μορφολογικές ομοιότητες, κάτι που φαίνεται και στα δείγματα του Σχήματος</w:t>
      </w:r>
      <w:r w:rsidR="002376F9" w:rsidRPr="008F6840">
        <w:t xml:space="preserve"> 3</w:t>
      </w:r>
      <w:r w:rsidR="002376F9" w:rsidRPr="002376F9">
        <w:t>.</w:t>
      </w:r>
      <w:r w:rsidR="002376F9" w:rsidRPr="008F6840">
        <w:t xml:space="preserve"> </w:t>
      </w:r>
    </w:p>
    <w:p w14:paraId="22E9013A" w14:textId="2A87908D" w:rsidR="00E926F6" w:rsidRPr="008F6840" w:rsidRDefault="00AF1EDD" w:rsidP="005267A4">
      <w:pPr>
        <w:spacing w:after="0"/>
      </w:pPr>
      <w:r>
        <w:t xml:space="preserve">Στις κλάσεις με ελάχιστες εικόνες στο σύνολο ελέγχου φαίνεται η μεγάλη απόκλιση και πώς επηρεάζει το </w:t>
      </w:r>
      <w:r>
        <w:rPr>
          <w:lang w:val="en-US"/>
        </w:rPr>
        <w:t>Macro</w:t>
      </w:r>
      <w:r w:rsidRPr="008F6840">
        <w:t>-</w:t>
      </w:r>
      <w:r>
        <w:rPr>
          <w:lang w:val="en-US"/>
        </w:rPr>
        <w:t>F</w:t>
      </w:r>
      <w:r w:rsidRPr="008F6840">
        <w:t>1</w:t>
      </w:r>
      <w:r>
        <w:t>. Η chaoborus εμφανίζει 100% επειδή ταξινομήθηκε σωστά η μοναδική της εικόνα, ενώ η hydra 50% επειδή από τις δύο εικόνες της ταξινομήθηκε σωστά η μία.</w:t>
      </w:r>
    </w:p>
    <w:p w14:paraId="0F9788B3" w14:textId="6654B552" w:rsidR="00763F66" w:rsidRDefault="00531C0A" w:rsidP="005267A4">
      <w:pPr>
        <w:spacing w:after="0"/>
      </w:pPr>
      <w:r>
        <w:rPr>
          <w:noProof/>
        </w:rPr>
        <w:lastRenderedPageBreak/>
        <w:drawing>
          <wp:inline distT="0" distB="0" distL="0" distR="0" wp14:anchorId="5ABCF6D6" wp14:editId="7BD42BE0">
            <wp:extent cx="5274945" cy="4762500"/>
            <wp:effectExtent l="0" t="0" r="1905" b="0"/>
            <wp:docPr id="942548942" name="Γραφικό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48942" name="Γραφικό 942548942"/>
                    <pic:cNvPicPr/>
                  </pic:nvPicPr>
                  <pic:blipFill>
                    <a:blip r:embed="rId36">
                      <a:extLst>
                        <a:ext uri="{96DAC541-7B7A-43D3-8B79-37D633B846F1}">
                          <asvg:svgBlip xmlns:asvg="http://schemas.microsoft.com/office/drawing/2016/SVG/main" r:embed="rId37"/>
                        </a:ext>
                      </a:extLst>
                    </a:blip>
                    <a:stretch>
                      <a:fillRect/>
                    </a:stretch>
                  </pic:blipFill>
                  <pic:spPr>
                    <a:xfrm>
                      <a:off x="0" y="0"/>
                      <a:ext cx="5274945" cy="4762500"/>
                    </a:xfrm>
                    <a:prstGeom prst="rect">
                      <a:avLst/>
                    </a:prstGeom>
                  </pic:spPr>
                </pic:pic>
              </a:graphicData>
            </a:graphic>
          </wp:inline>
        </w:drawing>
      </w:r>
    </w:p>
    <w:p w14:paraId="219940CF" w14:textId="1C0CA26E" w:rsidR="00763F66" w:rsidRPr="008F6840" w:rsidRDefault="00763F66" w:rsidP="00BB3BC0">
      <w:pPr>
        <w:pStyle w:val="ac"/>
        <w:keepNext/>
        <w:jc w:val="center"/>
      </w:pPr>
      <w:r>
        <w:t xml:space="preserve">Σχήμα </w:t>
      </w:r>
      <w:r w:rsidR="000E5B75">
        <w:fldChar w:fldCharType="begin"/>
      </w:r>
      <w:r w:rsidR="000E5B75">
        <w:instrText xml:space="preserve"> SEQ Σχήμα \* ARABIC </w:instrText>
      </w:r>
      <w:r w:rsidR="000E5B75">
        <w:fldChar w:fldCharType="separate"/>
      </w:r>
      <w:ins w:id="566" w:author="Petros Kontos" w:date="2026-09-17T18:28:00Z" w16du:dateUtc="2026-09-17T15:28:00Z">
        <w:r w:rsidR="00157B21">
          <w:rPr>
            <w:noProof/>
          </w:rPr>
          <w:t>13</w:t>
        </w:r>
      </w:ins>
      <w:del w:id="567" w:author="Petros Kontos" w:date="2026-09-17T17:18:00Z" w16du:dateUtc="2026-09-17T14:18:00Z">
        <w:r w:rsidR="0022599F" w:rsidDel="00F77A76">
          <w:rPr>
            <w:noProof/>
          </w:rPr>
          <w:delText>10</w:delText>
        </w:r>
      </w:del>
      <w:r w:rsidR="000E5B75">
        <w:rPr>
          <w:noProof/>
        </w:rPr>
        <w:fldChar w:fldCharType="end"/>
      </w:r>
      <w:r w:rsidRPr="008F6840">
        <w:t xml:space="preserve">: </w:t>
      </w:r>
      <w:r w:rsidR="00FC22F1">
        <w:t xml:space="preserve">Κανονικοποιημένος  πίνακας σύγχυσης </w:t>
      </w:r>
      <w:r w:rsidRPr="008F6840">
        <w:t xml:space="preserve"> </w:t>
      </w:r>
      <w:r>
        <w:t xml:space="preserve">του </w:t>
      </w:r>
      <w:r>
        <w:rPr>
          <w:lang w:val="en-US"/>
        </w:rPr>
        <w:t>EfficientNetB</w:t>
      </w:r>
      <w:r w:rsidRPr="008F6840">
        <w:t xml:space="preserve">2 </w:t>
      </w:r>
      <w:r>
        <w:t xml:space="preserve">με </w:t>
      </w:r>
      <w:r>
        <w:rPr>
          <w:lang w:val="en-US"/>
        </w:rPr>
        <w:t>BatchNormalization</w:t>
      </w:r>
      <w:r w:rsidRPr="008F6840">
        <w:t xml:space="preserve"> </w:t>
      </w:r>
      <w:r>
        <w:rPr>
          <w:lang w:val="en-US"/>
        </w:rPr>
        <w:t>Locked</w:t>
      </w:r>
      <w:r w:rsidR="00FC22F1">
        <w:t xml:space="preserve"> κατά το </w:t>
      </w:r>
      <w:r w:rsidR="00FC22F1">
        <w:rPr>
          <w:lang w:val="en-US"/>
        </w:rPr>
        <w:t>fine</w:t>
      </w:r>
      <w:r w:rsidR="00FC22F1" w:rsidRPr="008F6840">
        <w:t>-</w:t>
      </w:r>
      <w:r w:rsidR="00FC22F1">
        <w:rPr>
          <w:lang w:val="en-US"/>
        </w:rPr>
        <w:t>tuning</w:t>
      </w:r>
    </w:p>
    <w:p w14:paraId="7C96D15F" w14:textId="6EB6BC87" w:rsidR="00BB3BC0" w:rsidRPr="008F6840" w:rsidRDefault="00BB3BC0">
      <w:pPr>
        <w:spacing w:after="0" w:line="240" w:lineRule="auto"/>
        <w:jc w:val="left"/>
      </w:pPr>
      <w:r w:rsidRPr="008F6840">
        <w:br w:type="page"/>
      </w:r>
    </w:p>
    <w:p w14:paraId="736B8A77" w14:textId="77777777" w:rsidR="00913BF6" w:rsidRPr="008F6840" w:rsidRDefault="00913BF6" w:rsidP="00913BF6"/>
    <w:p w14:paraId="5101004C" w14:textId="6AF8C02B" w:rsidR="00D6224D" w:rsidRDefault="00D6224D" w:rsidP="00D6224D">
      <w:pPr>
        <w:pStyle w:val="2"/>
        <w:rPr>
          <w:lang w:val="en-US"/>
        </w:rPr>
      </w:pPr>
      <w:bookmarkStart w:id="568" w:name="_Toc240123244"/>
      <w:r w:rsidRPr="003F4C4E">
        <w:t>Συνολική σύγκριση των μοντέλων</w:t>
      </w:r>
      <w:bookmarkEnd w:id="568"/>
    </w:p>
    <w:tbl>
      <w:tblPr>
        <w:tblStyle w:val="aa"/>
        <w:tblW w:w="0" w:type="auto"/>
        <w:tblLook w:val="04A0" w:firstRow="1" w:lastRow="0" w:firstColumn="1" w:lastColumn="0" w:noHBand="0" w:noVBand="1"/>
      </w:tblPr>
      <w:tblGrid>
        <w:gridCol w:w="1592"/>
        <w:gridCol w:w="2901"/>
        <w:gridCol w:w="1075"/>
        <w:gridCol w:w="1103"/>
        <w:gridCol w:w="1626"/>
      </w:tblGrid>
      <w:tr w:rsidR="00D6224D" w:rsidRPr="000D2CBD" w14:paraId="7FE21210" w14:textId="77777777" w:rsidTr="00D00373">
        <w:tc>
          <w:tcPr>
            <w:tcW w:w="0" w:type="auto"/>
          </w:tcPr>
          <w:p w14:paraId="2EACDC0C" w14:textId="77777777" w:rsidR="00D6224D" w:rsidRPr="000D2CBD" w:rsidRDefault="00D6224D" w:rsidP="00256E5B">
            <w:pPr>
              <w:rPr>
                <w:rFonts w:asciiTheme="majorHAnsi" w:hAnsiTheme="majorHAnsi"/>
                <w:szCs w:val="22"/>
              </w:rPr>
            </w:pPr>
            <w:r w:rsidRPr="000D2CBD">
              <w:rPr>
                <w:rFonts w:asciiTheme="majorHAnsi" w:hAnsiTheme="majorHAnsi"/>
                <w:szCs w:val="22"/>
              </w:rPr>
              <w:t>Μοντέλο</w:t>
            </w:r>
          </w:p>
        </w:tc>
        <w:tc>
          <w:tcPr>
            <w:tcW w:w="0" w:type="auto"/>
          </w:tcPr>
          <w:p w14:paraId="38827281" w14:textId="77777777" w:rsidR="00D6224D" w:rsidRPr="000D2CBD" w:rsidRDefault="00D6224D" w:rsidP="00256E5B">
            <w:pPr>
              <w:rPr>
                <w:rFonts w:asciiTheme="majorHAnsi" w:hAnsiTheme="majorHAnsi"/>
                <w:szCs w:val="22"/>
              </w:rPr>
            </w:pPr>
            <w:r w:rsidRPr="000D2CBD">
              <w:rPr>
                <w:rFonts w:asciiTheme="majorHAnsi" w:hAnsiTheme="majorHAnsi"/>
                <w:szCs w:val="22"/>
              </w:rPr>
              <w:t>Στρατηγική εκπαίδευσης</w:t>
            </w:r>
          </w:p>
        </w:tc>
        <w:tc>
          <w:tcPr>
            <w:tcW w:w="0" w:type="auto"/>
          </w:tcPr>
          <w:p w14:paraId="7F6F96E7" w14:textId="77777777" w:rsidR="00D6224D" w:rsidRPr="000D2CBD" w:rsidRDefault="00D6224D" w:rsidP="00256E5B">
            <w:pPr>
              <w:rPr>
                <w:rFonts w:asciiTheme="majorHAnsi" w:hAnsiTheme="majorHAnsi"/>
                <w:szCs w:val="22"/>
              </w:rPr>
            </w:pPr>
            <w:r w:rsidRPr="000D2CBD">
              <w:rPr>
                <w:rFonts w:asciiTheme="majorHAnsi" w:hAnsiTheme="majorHAnsi"/>
                <w:szCs w:val="22"/>
              </w:rPr>
              <w:t>Accuracy</w:t>
            </w:r>
          </w:p>
        </w:tc>
        <w:tc>
          <w:tcPr>
            <w:tcW w:w="0" w:type="auto"/>
          </w:tcPr>
          <w:p w14:paraId="76FD062A" w14:textId="77777777" w:rsidR="00D6224D" w:rsidRPr="000D2CBD" w:rsidRDefault="00D6224D" w:rsidP="00256E5B">
            <w:pPr>
              <w:rPr>
                <w:rFonts w:asciiTheme="majorHAnsi" w:hAnsiTheme="majorHAnsi"/>
                <w:szCs w:val="22"/>
              </w:rPr>
            </w:pPr>
            <w:r w:rsidRPr="000D2CBD">
              <w:rPr>
                <w:rFonts w:asciiTheme="majorHAnsi" w:hAnsiTheme="majorHAnsi"/>
                <w:szCs w:val="22"/>
              </w:rPr>
              <w:t>Macro-F1</w:t>
            </w:r>
          </w:p>
        </w:tc>
        <w:tc>
          <w:tcPr>
            <w:tcW w:w="0" w:type="auto"/>
          </w:tcPr>
          <w:p w14:paraId="63E268F9" w14:textId="77777777" w:rsidR="00D6224D" w:rsidRPr="000D2CBD" w:rsidRDefault="00D6224D" w:rsidP="00256E5B">
            <w:pPr>
              <w:rPr>
                <w:rFonts w:asciiTheme="majorHAnsi" w:hAnsiTheme="majorHAnsi"/>
                <w:szCs w:val="22"/>
              </w:rPr>
            </w:pPr>
            <w:r w:rsidRPr="000D2CBD">
              <w:rPr>
                <w:rFonts w:asciiTheme="majorHAnsi" w:hAnsiTheme="majorHAnsi"/>
                <w:szCs w:val="22"/>
              </w:rPr>
              <w:t>Top-2 Accuracy</w:t>
            </w:r>
          </w:p>
        </w:tc>
      </w:tr>
      <w:tr w:rsidR="00D6224D" w:rsidRPr="000D2CBD" w14:paraId="736A35AC" w14:textId="77777777" w:rsidTr="00D00373">
        <w:tc>
          <w:tcPr>
            <w:tcW w:w="0" w:type="auto"/>
          </w:tcPr>
          <w:p w14:paraId="1EDBE873" w14:textId="77777777" w:rsidR="00D6224D" w:rsidRPr="000D2CBD" w:rsidRDefault="00D6224D" w:rsidP="00256E5B">
            <w:pPr>
              <w:rPr>
                <w:rFonts w:asciiTheme="majorHAnsi" w:hAnsiTheme="majorHAnsi"/>
                <w:szCs w:val="22"/>
              </w:rPr>
            </w:pPr>
            <w:r w:rsidRPr="000D2CBD">
              <w:rPr>
                <w:rFonts w:asciiTheme="majorHAnsi" w:hAnsiTheme="majorHAnsi"/>
                <w:szCs w:val="22"/>
              </w:rPr>
              <w:t>Custom CNN</w:t>
            </w:r>
          </w:p>
        </w:tc>
        <w:tc>
          <w:tcPr>
            <w:tcW w:w="0" w:type="auto"/>
          </w:tcPr>
          <w:p w14:paraId="75714855" w14:textId="77777777" w:rsidR="00D6224D" w:rsidRPr="000D2CBD" w:rsidRDefault="00D6224D" w:rsidP="00256E5B">
            <w:pPr>
              <w:rPr>
                <w:rFonts w:asciiTheme="majorHAnsi" w:hAnsiTheme="majorHAnsi"/>
                <w:szCs w:val="22"/>
              </w:rPr>
            </w:pPr>
            <w:r w:rsidRPr="000D2CBD">
              <w:rPr>
                <w:rFonts w:asciiTheme="majorHAnsi" w:hAnsiTheme="majorHAnsi"/>
                <w:szCs w:val="22"/>
              </w:rPr>
              <w:t>From scratch</w:t>
            </w:r>
          </w:p>
        </w:tc>
        <w:tc>
          <w:tcPr>
            <w:tcW w:w="0" w:type="auto"/>
          </w:tcPr>
          <w:p w14:paraId="15F0ECCD" w14:textId="61898B48" w:rsidR="00D6224D" w:rsidRPr="000D2CBD" w:rsidRDefault="007E144E" w:rsidP="00256E5B">
            <w:pPr>
              <w:rPr>
                <w:rFonts w:asciiTheme="majorHAnsi" w:hAnsiTheme="majorHAnsi"/>
                <w:szCs w:val="22"/>
              </w:rPr>
            </w:pPr>
            <w:r w:rsidRPr="000D2CBD">
              <w:rPr>
                <w:rFonts w:asciiTheme="majorHAnsi" w:hAnsiTheme="majorHAnsi"/>
                <w:szCs w:val="22"/>
              </w:rPr>
              <w:t>92,79%</w:t>
            </w:r>
          </w:p>
        </w:tc>
        <w:tc>
          <w:tcPr>
            <w:tcW w:w="0" w:type="auto"/>
          </w:tcPr>
          <w:p w14:paraId="56B93B21" w14:textId="672F4973" w:rsidR="00D6224D" w:rsidRPr="000D2CBD" w:rsidRDefault="007E144E" w:rsidP="00256E5B">
            <w:pPr>
              <w:rPr>
                <w:rFonts w:asciiTheme="majorHAnsi" w:hAnsiTheme="majorHAnsi"/>
                <w:szCs w:val="22"/>
              </w:rPr>
            </w:pPr>
            <w:r w:rsidRPr="000D2CBD">
              <w:rPr>
                <w:rFonts w:asciiTheme="majorHAnsi" w:hAnsiTheme="majorHAnsi"/>
                <w:szCs w:val="22"/>
              </w:rPr>
              <w:t>74,39%</w:t>
            </w:r>
          </w:p>
        </w:tc>
        <w:tc>
          <w:tcPr>
            <w:tcW w:w="0" w:type="auto"/>
          </w:tcPr>
          <w:p w14:paraId="1B1E45D8" w14:textId="0248DE25" w:rsidR="00D6224D" w:rsidRPr="000D2CBD" w:rsidRDefault="007E144E" w:rsidP="00256E5B">
            <w:pPr>
              <w:rPr>
                <w:rFonts w:asciiTheme="majorHAnsi" w:hAnsiTheme="majorHAnsi"/>
                <w:szCs w:val="22"/>
              </w:rPr>
            </w:pPr>
            <w:r w:rsidRPr="000D2CBD">
              <w:rPr>
                <w:rFonts w:asciiTheme="majorHAnsi" w:hAnsiTheme="majorHAnsi"/>
                <w:szCs w:val="22"/>
              </w:rPr>
              <w:t>97,62%</w:t>
            </w:r>
          </w:p>
        </w:tc>
      </w:tr>
      <w:tr w:rsidR="00D6224D" w:rsidRPr="000D2CBD" w14:paraId="5F92B87E" w14:textId="77777777" w:rsidTr="00D00373">
        <w:tc>
          <w:tcPr>
            <w:tcW w:w="0" w:type="auto"/>
          </w:tcPr>
          <w:p w14:paraId="4C9A0F41" w14:textId="77777777" w:rsidR="00D6224D" w:rsidRPr="000D2CBD" w:rsidRDefault="00D6224D" w:rsidP="00256E5B">
            <w:pPr>
              <w:rPr>
                <w:rFonts w:asciiTheme="majorHAnsi" w:hAnsiTheme="majorHAnsi"/>
                <w:szCs w:val="22"/>
              </w:rPr>
            </w:pPr>
            <w:r w:rsidRPr="000D2CBD">
              <w:rPr>
                <w:rFonts w:asciiTheme="majorHAnsi" w:hAnsiTheme="majorHAnsi"/>
                <w:szCs w:val="22"/>
              </w:rPr>
              <w:t>Custom CNN</w:t>
            </w:r>
          </w:p>
        </w:tc>
        <w:tc>
          <w:tcPr>
            <w:tcW w:w="0" w:type="auto"/>
          </w:tcPr>
          <w:p w14:paraId="4D480F8C" w14:textId="77777777" w:rsidR="00D6224D" w:rsidRPr="000D2CBD" w:rsidRDefault="00D6224D" w:rsidP="00256E5B">
            <w:pPr>
              <w:rPr>
                <w:rFonts w:asciiTheme="majorHAnsi" w:hAnsiTheme="majorHAnsi"/>
                <w:szCs w:val="22"/>
              </w:rPr>
            </w:pPr>
            <w:r w:rsidRPr="000D2CBD">
              <w:rPr>
                <w:rFonts w:asciiTheme="majorHAnsi" w:hAnsiTheme="majorHAnsi"/>
                <w:szCs w:val="22"/>
              </w:rPr>
              <w:t>From scratch με oversampling</w:t>
            </w:r>
          </w:p>
        </w:tc>
        <w:tc>
          <w:tcPr>
            <w:tcW w:w="0" w:type="auto"/>
          </w:tcPr>
          <w:p w14:paraId="60894D04" w14:textId="0955ED4C" w:rsidR="00D6224D" w:rsidRPr="000D2CBD" w:rsidRDefault="007E144E" w:rsidP="00256E5B">
            <w:pPr>
              <w:rPr>
                <w:rFonts w:asciiTheme="majorHAnsi" w:hAnsiTheme="majorHAnsi"/>
                <w:szCs w:val="22"/>
              </w:rPr>
            </w:pPr>
            <w:r w:rsidRPr="000D2CBD">
              <w:rPr>
                <w:rFonts w:asciiTheme="majorHAnsi" w:hAnsiTheme="majorHAnsi"/>
                <w:szCs w:val="22"/>
              </w:rPr>
              <w:t>93,83%</w:t>
            </w:r>
          </w:p>
        </w:tc>
        <w:tc>
          <w:tcPr>
            <w:tcW w:w="0" w:type="auto"/>
          </w:tcPr>
          <w:p w14:paraId="0E5C8685" w14:textId="4A1552F5" w:rsidR="00D6224D" w:rsidRPr="000D2CBD" w:rsidRDefault="007E144E" w:rsidP="00256E5B">
            <w:pPr>
              <w:rPr>
                <w:rFonts w:asciiTheme="majorHAnsi" w:hAnsiTheme="majorHAnsi"/>
                <w:szCs w:val="22"/>
              </w:rPr>
            </w:pPr>
            <w:r w:rsidRPr="000D2CBD">
              <w:rPr>
                <w:rFonts w:asciiTheme="majorHAnsi" w:hAnsiTheme="majorHAnsi"/>
                <w:szCs w:val="22"/>
              </w:rPr>
              <w:t>76,80%</w:t>
            </w:r>
          </w:p>
        </w:tc>
        <w:tc>
          <w:tcPr>
            <w:tcW w:w="0" w:type="auto"/>
          </w:tcPr>
          <w:p w14:paraId="0EA15DA8" w14:textId="07210809" w:rsidR="00D6224D" w:rsidRPr="000D2CBD" w:rsidRDefault="007E144E" w:rsidP="00256E5B">
            <w:pPr>
              <w:rPr>
                <w:rFonts w:asciiTheme="majorHAnsi" w:hAnsiTheme="majorHAnsi"/>
                <w:szCs w:val="22"/>
              </w:rPr>
            </w:pPr>
            <w:r w:rsidRPr="000D2CBD">
              <w:rPr>
                <w:rFonts w:asciiTheme="majorHAnsi" w:hAnsiTheme="majorHAnsi"/>
                <w:szCs w:val="22"/>
              </w:rPr>
              <w:t>97,58%</w:t>
            </w:r>
          </w:p>
        </w:tc>
      </w:tr>
      <w:tr w:rsidR="00D6224D" w:rsidRPr="000D2CBD" w14:paraId="7B9F54FB" w14:textId="77777777" w:rsidTr="00D00373">
        <w:tc>
          <w:tcPr>
            <w:tcW w:w="0" w:type="auto"/>
          </w:tcPr>
          <w:p w14:paraId="1ABC9809" w14:textId="77777777" w:rsidR="00D6224D" w:rsidRPr="000D2CBD" w:rsidRDefault="00D6224D" w:rsidP="00256E5B">
            <w:pPr>
              <w:rPr>
                <w:rFonts w:asciiTheme="majorHAnsi" w:hAnsiTheme="majorHAnsi"/>
                <w:szCs w:val="22"/>
              </w:rPr>
            </w:pPr>
            <w:r w:rsidRPr="000D2CBD">
              <w:rPr>
                <w:rFonts w:asciiTheme="majorHAnsi" w:hAnsiTheme="majorHAnsi"/>
                <w:szCs w:val="22"/>
              </w:rPr>
              <w:t>EfficientNetB2</w:t>
            </w:r>
          </w:p>
        </w:tc>
        <w:tc>
          <w:tcPr>
            <w:tcW w:w="0" w:type="auto"/>
          </w:tcPr>
          <w:p w14:paraId="50215813" w14:textId="77777777" w:rsidR="00D6224D" w:rsidRPr="000D2CBD" w:rsidRDefault="00D6224D" w:rsidP="00256E5B">
            <w:pPr>
              <w:rPr>
                <w:rFonts w:asciiTheme="majorHAnsi" w:hAnsiTheme="majorHAnsi"/>
                <w:szCs w:val="22"/>
              </w:rPr>
            </w:pPr>
            <w:r w:rsidRPr="000D2CBD">
              <w:rPr>
                <w:rFonts w:asciiTheme="majorHAnsi" w:hAnsiTheme="majorHAnsi"/>
                <w:szCs w:val="22"/>
              </w:rPr>
              <w:t>From scratch</w:t>
            </w:r>
          </w:p>
        </w:tc>
        <w:tc>
          <w:tcPr>
            <w:tcW w:w="0" w:type="auto"/>
          </w:tcPr>
          <w:p w14:paraId="2A3CC3B2" w14:textId="5DA6B3CA" w:rsidR="00D6224D" w:rsidRPr="000D2CBD" w:rsidRDefault="007E144E" w:rsidP="00256E5B">
            <w:pPr>
              <w:rPr>
                <w:rFonts w:asciiTheme="majorHAnsi" w:hAnsiTheme="majorHAnsi"/>
                <w:szCs w:val="22"/>
              </w:rPr>
            </w:pPr>
            <w:r w:rsidRPr="000D2CBD">
              <w:rPr>
                <w:rFonts w:asciiTheme="majorHAnsi" w:hAnsiTheme="majorHAnsi"/>
                <w:szCs w:val="22"/>
              </w:rPr>
              <w:t>94,20%</w:t>
            </w:r>
          </w:p>
        </w:tc>
        <w:tc>
          <w:tcPr>
            <w:tcW w:w="0" w:type="auto"/>
          </w:tcPr>
          <w:p w14:paraId="782C41A0" w14:textId="44A939BB" w:rsidR="00D6224D" w:rsidRPr="000D2CBD" w:rsidRDefault="007E144E" w:rsidP="00256E5B">
            <w:pPr>
              <w:rPr>
                <w:rFonts w:asciiTheme="majorHAnsi" w:hAnsiTheme="majorHAnsi"/>
                <w:szCs w:val="22"/>
              </w:rPr>
            </w:pPr>
            <w:r w:rsidRPr="000D2CBD">
              <w:rPr>
                <w:rFonts w:asciiTheme="majorHAnsi" w:hAnsiTheme="majorHAnsi"/>
                <w:szCs w:val="22"/>
              </w:rPr>
              <w:t>79,08%</w:t>
            </w:r>
          </w:p>
        </w:tc>
        <w:tc>
          <w:tcPr>
            <w:tcW w:w="0" w:type="auto"/>
          </w:tcPr>
          <w:p w14:paraId="54DE9FA5" w14:textId="09078E61" w:rsidR="00D6224D" w:rsidRPr="000D2CBD" w:rsidRDefault="007E144E" w:rsidP="00256E5B">
            <w:pPr>
              <w:rPr>
                <w:rFonts w:asciiTheme="majorHAnsi" w:hAnsiTheme="majorHAnsi"/>
                <w:szCs w:val="22"/>
              </w:rPr>
            </w:pPr>
            <w:r w:rsidRPr="000D2CBD">
              <w:rPr>
                <w:rFonts w:asciiTheme="majorHAnsi" w:hAnsiTheme="majorHAnsi"/>
                <w:szCs w:val="22"/>
              </w:rPr>
              <w:t>97,73%</w:t>
            </w:r>
          </w:p>
        </w:tc>
      </w:tr>
      <w:tr w:rsidR="00D6224D" w:rsidRPr="000D2CBD" w14:paraId="2E1CACCF" w14:textId="77777777" w:rsidTr="00D00373">
        <w:tc>
          <w:tcPr>
            <w:tcW w:w="0" w:type="auto"/>
          </w:tcPr>
          <w:p w14:paraId="2A8C0B6F" w14:textId="77777777" w:rsidR="00D6224D" w:rsidRPr="000D2CBD" w:rsidRDefault="00D6224D" w:rsidP="00256E5B">
            <w:pPr>
              <w:rPr>
                <w:rFonts w:asciiTheme="majorHAnsi" w:hAnsiTheme="majorHAnsi"/>
                <w:szCs w:val="22"/>
              </w:rPr>
            </w:pPr>
            <w:r w:rsidRPr="000D2CBD">
              <w:rPr>
                <w:rFonts w:asciiTheme="majorHAnsi" w:hAnsiTheme="majorHAnsi"/>
                <w:szCs w:val="22"/>
              </w:rPr>
              <w:t>EfficientNetB2</w:t>
            </w:r>
          </w:p>
        </w:tc>
        <w:tc>
          <w:tcPr>
            <w:tcW w:w="0" w:type="auto"/>
          </w:tcPr>
          <w:p w14:paraId="599F6AAE" w14:textId="77777777" w:rsidR="00D6224D" w:rsidRPr="000D2CBD" w:rsidRDefault="00D6224D" w:rsidP="00256E5B">
            <w:pPr>
              <w:rPr>
                <w:rFonts w:asciiTheme="majorHAnsi" w:hAnsiTheme="majorHAnsi"/>
                <w:szCs w:val="22"/>
              </w:rPr>
            </w:pPr>
            <w:r w:rsidRPr="000D2CBD">
              <w:rPr>
                <w:rFonts w:asciiTheme="majorHAnsi" w:hAnsiTheme="majorHAnsi"/>
                <w:szCs w:val="22"/>
              </w:rPr>
              <w:t>Frozen backbone</w:t>
            </w:r>
          </w:p>
        </w:tc>
        <w:tc>
          <w:tcPr>
            <w:tcW w:w="0" w:type="auto"/>
          </w:tcPr>
          <w:p w14:paraId="53CC6861" w14:textId="0EED24E0" w:rsidR="00D6224D" w:rsidRPr="000D2CBD" w:rsidRDefault="007E144E" w:rsidP="00256E5B">
            <w:pPr>
              <w:rPr>
                <w:rFonts w:asciiTheme="majorHAnsi" w:hAnsiTheme="majorHAnsi"/>
                <w:szCs w:val="22"/>
              </w:rPr>
            </w:pPr>
            <w:r w:rsidRPr="000D2CBD">
              <w:rPr>
                <w:rFonts w:asciiTheme="majorHAnsi" w:hAnsiTheme="majorHAnsi"/>
                <w:szCs w:val="22"/>
              </w:rPr>
              <w:t>92,72%</w:t>
            </w:r>
          </w:p>
        </w:tc>
        <w:tc>
          <w:tcPr>
            <w:tcW w:w="0" w:type="auto"/>
          </w:tcPr>
          <w:p w14:paraId="63CD42E7" w14:textId="093195BF" w:rsidR="00D6224D" w:rsidRPr="000D2CBD" w:rsidRDefault="007E144E" w:rsidP="00256E5B">
            <w:pPr>
              <w:rPr>
                <w:rFonts w:asciiTheme="majorHAnsi" w:hAnsiTheme="majorHAnsi"/>
                <w:szCs w:val="22"/>
              </w:rPr>
            </w:pPr>
            <w:r w:rsidRPr="000D2CBD">
              <w:rPr>
                <w:rFonts w:asciiTheme="majorHAnsi" w:hAnsiTheme="majorHAnsi"/>
                <w:szCs w:val="22"/>
              </w:rPr>
              <w:t>78,29%</w:t>
            </w:r>
          </w:p>
        </w:tc>
        <w:tc>
          <w:tcPr>
            <w:tcW w:w="0" w:type="auto"/>
          </w:tcPr>
          <w:p w14:paraId="548C86D0" w14:textId="7731E2D8" w:rsidR="00D6224D" w:rsidRPr="000D2CBD" w:rsidRDefault="007E144E" w:rsidP="00256E5B">
            <w:pPr>
              <w:rPr>
                <w:rFonts w:asciiTheme="majorHAnsi" w:hAnsiTheme="majorHAnsi"/>
                <w:szCs w:val="22"/>
              </w:rPr>
            </w:pPr>
            <w:r w:rsidRPr="000D2CBD">
              <w:rPr>
                <w:rFonts w:asciiTheme="majorHAnsi" w:hAnsiTheme="majorHAnsi"/>
                <w:szCs w:val="22"/>
              </w:rPr>
              <w:t>96,95%</w:t>
            </w:r>
          </w:p>
        </w:tc>
      </w:tr>
      <w:tr w:rsidR="00D6224D" w:rsidRPr="000D2CBD" w14:paraId="77C52FB5" w14:textId="77777777" w:rsidTr="00D00373">
        <w:tc>
          <w:tcPr>
            <w:tcW w:w="0" w:type="auto"/>
          </w:tcPr>
          <w:p w14:paraId="1D1E5379" w14:textId="77777777" w:rsidR="00D6224D" w:rsidRPr="000D2CBD" w:rsidRDefault="00D6224D" w:rsidP="00256E5B">
            <w:pPr>
              <w:rPr>
                <w:rFonts w:asciiTheme="majorHAnsi" w:hAnsiTheme="majorHAnsi"/>
                <w:szCs w:val="22"/>
              </w:rPr>
            </w:pPr>
            <w:r w:rsidRPr="000D2CBD">
              <w:rPr>
                <w:rFonts w:asciiTheme="majorHAnsi" w:hAnsiTheme="majorHAnsi"/>
                <w:szCs w:val="22"/>
              </w:rPr>
              <w:t>EfficientNetB2</w:t>
            </w:r>
          </w:p>
        </w:tc>
        <w:tc>
          <w:tcPr>
            <w:tcW w:w="0" w:type="auto"/>
          </w:tcPr>
          <w:p w14:paraId="2F750D5E" w14:textId="77777777" w:rsidR="00D6224D" w:rsidRPr="000D2CBD" w:rsidRDefault="00D6224D" w:rsidP="00256E5B">
            <w:pPr>
              <w:rPr>
                <w:rFonts w:asciiTheme="majorHAnsi" w:hAnsiTheme="majorHAnsi"/>
                <w:szCs w:val="22"/>
              </w:rPr>
            </w:pPr>
            <w:r w:rsidRPr="000D2CBD">
              <w:rPr>
                <w:rFonts w:asciiTheme="majorHAnsi" w:hAnsiTheme="majorHAnsi"/>
                <w:szCs w:val="22"/>
              </w:rPr>
              <w:t>Full unfreeze</w:t>
            </w:r>
          </w:p>
        </w:tc>
        <w:tc>
          <w:tcPr>
            <w:tcW w:w="0" w:type="auto"/>
          </w:tcPr>
          <w:p w14:paraId="388EA2C5" w14:textId="0A598BB8" w:rsidR="00D6224D" w:rsidRPr="000D2CBD" w:rsidRDefault="007E144E" w:rsidP="00256E5B">
            <w:pPr>
              <w:rPr>
                <w:rFonts w:asciiTheme="majorHAnsi" w:hAnsiTheme="majorHAnsi"/>
                <w:szCs w:val="22"/>
              </w:rPr>
            </w:pPr>
            <w:r w:rsidRPr="000D2CBD">
              <w:rPr>
                <w:rFonts w:asciiTheme="majorHAnsi" w:hAnsiTheme="majorHAnsi"/>
                <w:szCs w:val="22"/>
              </w:rPr>
              <w:t>81,72%</w:t>
            </w:r>
          </w:p>
        </w:tc>
        <w:tc>
          <w:tcPr>
            <w:tcW w:w="0" w:type="auto"/>
          </w:tcPr>
          <w:p w14:paraId="53072E51" w14:textId="6F7A740A" w:rsidR="00D6224D" w:rsidRPr="000D2CBD" w:rsidRDefault="007E144E" w:rsidP="00256E5B">
            <w:pPr>
              <w:rPr>
                <w:rFonts w:asciiTheme="majorHAnsi" w:hAnsiTheme="majorHAnsi"/>
                <w:szCs w:val="22"/>
              </w:rPr>
            </w:pPr>
            <w:r w:rsidRPr="000D2CBD">
              <w:rPr>
                <w:rFonts w:asciiTheme="majorHAnsi" w:hAnsiTheme="majorHAnsi"/>
                <w:szCs w:val="22"/>
              </w:rPr>
              <w:t>58,26%</w:t>
            </w:r>
          </w:p>
        </w:tc>
        <w:tc>
          <w:tcPr>
            <w:tcW w:w="0" w:type="auto"/>
          </w:tcPr>
          <w:p w14:paraId="5588AF98" w14:textId="74CD01D9" w:rsidR="00D6224D" w:rsidRPr="000D2CBD" w:rsidRDefault="007E144E" w:rsidP="00256E5B">
            <w:pPr>
              <w:rPr>
                <w:rFonts w:asciiTheme="majorHAnsi" w:hAnsiTheme="majorHAnsi"/>
                <w:szCs w:val="22"/>
              </w:rPr>
            </w:pPr>
            <w:r w:rsidRPr="000D2CBD">
              <w:rPr>
                <w:rFonts w:asciiTheme="majorHAnsi" w:hAnsiTheme="majorHAnsi"/>
                <w:szCs w:val="22"/>
              </w:rPr>
              <w:t>90,67%</w:t>
            </w:r>
          </w:p>
        </w:tc>
      </w:tr>
      <w:tr w:rsidR="00D6224D" w:rsidRPr="000D2CBD" w14:paraId="3578C4C1" w14:textId="77777777" w:rsidTr="00D00373">
        <w:tc>
          <w:tcPr>
            <w:tcW w:w="0" w:type="auto"/>
          </w:tcPr>
          <w:p w14:paraId="62C43C9F" w14:textId="77777777" w:rsidR="00D6224D" w:rsidRPr="000D2CBD" w:rsidRDefault="00D6224D" w:rsidP="00256E5B">
            <w:pPr>
              <w:rPr>
                <w:rFonts w:asciiTheme="majorHAnsi" w:hAnsiTheme="majorHAnsi"/>
                <w:szCs w:val="22"/>
              </w:rPr>
            </w:pPr>
            <w:r w:rsidRPr="000D2CBD">
              <w:rPr>
                <w:rFonts w:asciiTheme="majorHAnsi" w:hAnsiTheme="majorHAnsi"/>
                <w:szCs w:val="22"/>
              </w:rPr>
              <w:t>EfficientNetB2</w:t>
            </w:r>
          </w:p>
        </w:tc>
        <w:tc>
          <w:tcPr>
            <w:tcW w:w="0" w:type="auto"/>
          </w:tcPr>
          <w:p w14:paraId="1D5681FF" w14:textId="77777777" w:rsidR="00D6224D" w:rsidRPr="000D2CBD" w:rsidRDefault="00D6224D" w:rsidP="00256E5B">
            <w:pPr>
              <w:rPr>
                <w:rFonts w:asciiTheme="majorHAnsi" w:hAnsiTheme="majorHAnsi"/>
                <w:szCs w:val="22"/>
              </w:rPr>
            </w:pPr>
            <w:r w:rsidRPr="000D2CBD">
              <w:rPr>
                <w:rFonts w:asciiTheme="majorHAnsi" w:hAnsiTheme="majorHAnsi"/>
                <w:szCs w:val="22"/>
              </w:rPr>
              <w:t>BN-locked</w:t>
            </w:r>
          </w:p>
        </w:tc>
        <w:tc>
          <w:tcPr>
            <w:tcW w:w="0" w:type="auto"/>
          </w:tcPr>
          <w:p w14:paraId="1AC5CC23" w14:textId="3390D7BE" w:rsidR="00D6224D" w:rsidRPr="000D2CBD" w:rsidRDefault="007E144E" w:rsidP="00256E5B">
            <w:pPr>
              <w:rPr>
                <w:rFonts w:asciiTheme="majorHAnsi" w:hAnsiTheme="majorHAnsi"/>
                <w:szCs w:val="22"/>
              </w:rPr>
            </w:pPr>
            <w:r w:rsidRPr="000D2CBD">
              <w:rPr>
                <w:rFonts w:asciiTheme="majorHAnsi" w:hAnsiTheme="majorHAnsi"/>
                <w:szCs w:val="22"/>
              </w:rPr>
              <w:t>95,39%</w:t>
            </w:r>
          </w:p>
        </w:tc>
        <w:tc>
          <w:tcPr>
            <w:tcW w:w="0" w:type="auto"/>
          </w:tcPr>
          <w:p w14:paraId="31350C8B" w14:textId="6EC70B3D" w:rsidR="00D6224D" w:rsidRPr="000D2CBD" w:rsidRDefault="007E144E" w:rsidP="00256E5B">
            <w:pPr>
              <w:rPr>
                <w:rFonts w:asciiTheme="majorHAnsi" w:hAnsiTheme="majorHAnsi"/>
                <w:szCs w:val="22"/>
              </w:rPr>
            </w:pPr>
            <w:r w:rsidRPr="000D2CBD">
              <w:rPr>
                <w:rFonts w:asciiTheme="majorHAnsi" w:hAnsiTheme="majorHAnsi"/>
                <w:szCs w:val="22"/>
              </w:rPr>
              <w:t>87,34%</w:t>
            </w:r>
          </w:p>
        </w:tc>
        <w:tc>
          <w:tcPr>
            <w:tcW w:w="0" w:type="auto"/>
          </w:tcPr>
          <w:p w14:paraId="5B2F0251" w14:textId="4F40CB52" w:rsidR="00D6224D" w:rsidRPr="000D2CBD" w:rsidRDefault="007E144E" w:rsidP="00256E5B">
            <w:pPr>
              <w:rPr>
                <w:rFonts w:asciiTheme="majorHAnsi" w:hAnsiTheme="majorHAnsi"/>
                <w:szCs w:val="22"/>
              </w:rPr>
            </w:pPr>
            <w:r w:rsidRPr="000D2CBD">
              <w:rPr>
                <w:rFonts w:asciiTheme="majorHAnsi" w:hAnsiTheme="majorHAnsi"/>
                <w:szCs w:val="22"/>
              </w:rPr>
              <w:t>97,88%</w:t>
            </w:r>
          </w:p>
        </w:tc>
      </w:tr>
      <w:tr w:rsidR="00D6224D" w:rsidRPr="000D2CBD" w14:paraId="6DBB99F7" w14:textId="77777777" w:rsidTr="00D00373">
        <w:tc>
          <w:tcPr>
            <w:tcW w:w="0" w:type="auto"/>
          </w:tcPr>
          <w:p w14:paraId="7520E618" w14:textId="77777777" w:rsidR="00D6224D" w:rsidRPr="000D2CBD" w:rsidRDefault="00D6224D" w:rsidP="00256E5B">
            <w:pPr>
              <w:rPr>
                <w:rFonts w:asciiTheme="majorHAnsi" w:hAnsiTheme="majorHAnsi"/>
                <w:szCs w:val="22"/>
              </w:rPr>
            </w:pPr>
            <w:r w:rsidRPr="000D2CBD">
              <w:rPr>
                <w:rFonts w:asciiTheme="majorHAnsi" w:hAnsiTheme="majorHAnsi"/>
                <w:szCs w:val="22"/>
              </w:rPr>
              <w:t>EfficientNetB2</w:t>
            </w:r>
          </w:p>
        </w:tc>
        <w:tc>
          <w:tcPr>
            <w:tcW w:w="0" w:type="auto"/>
          </w:tcPr>
          <w:p w14:paraId="0A281996" w14:textId="77777777" w:rsidR="00D6224D" w:rsidRPr="000D2CBD" w:rsidRDefault="00D6224D" w:rsidP="00256E5B">
            <w:pPr>
              <w:rPr>
                <w:rFonts w:asciiTheme="majorHAnsi" w:hAnsiTheme="majorHAnsi"/>
                <w:szCs w:val="22"/>
              </w:rPr>
            </w:pPr>
            <w:r w:rsidRPr="000D2CBD">
              <w:rPr>
                <w:rFonts w:asciiTheme="majorHAnsi" w:hAnsiTheme="majorHAnsi"/>
                <w:szCs w:val="22"/>
              </w:rPr>
              <w:t>BN-locked - Oversampling</w:t>
            </w:r>
          </w:p>
        </w:tc>
        <w:tc>
          <w:tcPr>
            <w:tcW w:w="0" w:type="auto"/>
          </w:tcPr>
          <w:p w14:paraId="3F6A5480" w14:textId="755D8EA8" w:rsidR="00D6224D" w:rsidRPr="000D2CBD" w:rsidRDefault="007E144E" w:rsidP="00256E5B">
            <w:pPr>
              <w:rPr>
                <w:rFonts w:asciiTheme="majorHAnsi" w:hAnsiTheme="majorHAnsi"/>
                <w:szCs w:val="22"/>
              </w:rPr>
            </w:pPr>
            <w:r w:rsidRPr="000D2CBD">
              <w:rPr>
                <w:rFonts w:asciiTheme="majorHAnsi" w:hAnsiTheme="majorHAnsi"/>
                <w:szCs w:val="22"/>
              </w:rPr>
              <w:t>95,13%</w:t>
            </w:r>
          </w:p>
        </w:tc>
        <w:tc>
          <w:tcPr>
            <w:tcW w:w="0" w:type="auto"/>
          </w:tcPr>
          <w:p w14:paraId="6D389780" w14:textId="1EF46E5D" w:rsidR="00D6224D" w:rsidRPr="000D2CBD" w:rsidRDefault="007E144E" w:rsidP="00256E5B">
            <w:pPr>
              <w:rPr>
                <w:rFonts w:asciiTheme="majorHAnsi" w:hAnsiTheme="majorHAnsi"/>
                <w:szCs w:val="22"/>
              </w:rPr>
            </w:pPr>
            <w:r w:rsidRPr="000D2CBD">
              <w:rPr>
                <w:rFonts w:asciiTheme="majorHAnsi" w:hAnsiTheme="majorHAnsi"/>
                <w:szCs w:val="22"/>
              </w:rPr>
              <w:t>86,33%</w:t>
            </w:r>
          </w:p>
        </w:tc>
        <w:tc>
          <w:tcPr>
            <w:tcW w:w="0" w:type="auto"/>
          </w:tcPr>
          <w:p w14:paraId="2F190402" w14:textId="52DB4819" w:rsidR="00D6224D" w:rsidRPr="000D2CBD" w:rsidRDefault="007E144E" w:rsidP="00256E5B">
            <w:pPr>
              <w:rPr>
                <w:rFonts w:asciiTheme="majorHAnsi" w:hAnsiTheme="majorHAnsi"/>
                <w:szCs w:val="22"/>
              </w:rPr>
            </w:pPr>
            <w:r w:rsidRPr="000D2CBD">
              <w:rPr>
                <w:rFonts w:asciiTheme="majorHAnsi" w:hAnsiTheme="majorHAnsi"/>
                <w:szCs w:val="22"/>
              </w:rPr>
              <w:t>97,92%</w:t>
            </w:r>
          </w:p>
        </w:tc>
      </w:tr>
      <w:tr w:rsidR="00D6224D" w:rsidRPr="000D2CBD" w14:paraId="5EAB9DE8" w14:textId="77777777" w:rsidTr="00D00373">
        <w:tc>
          <w:tcPr>
            <w:tcW w:w="0" w:type="auto"/>
          </w:tcPr>
          <w:p w14:paraId="510E7F62" w14:textId="77777777" w:rsidR="00D6224D" w:rsidRPr="000D2CBD" w:rsidRDefault="00D6224D" w:rsidP="00256E5B">
            <w:pPr>
              <w:rPr>
                <w:rFonts w:asciiTheme="majorHAnsi" w:hAnsiTheme="majorHAnsi"/>
                <w:szCs w:val="22"/>
              </w:rPr>
            </w:pPr>
            <w:r w:rsidRPr="000D2CBD">
              <w:rPr>
                <w:rFonts w:asciiTheme="majorHAnsi" w:hAnsiTheme="majorHAnsi"/>
                <w:szCs w:val="22"/>
              </w:rPr>
              <w:t>MobileNetV1</w:t>
            </w:r>
          </w:p>
        </w:tc>
        <w:tc>
          <w:tcPr>
            <w:tcW w:w="0" w:type="auto"/>
          </w:tcPr>
          <w:p w14:paraId="3439A6BF" w14:textId="77777777" w:rsidR="00D6224D" w:rsidRPr="000D2CBD" w:rsidRDefault="00D6224D" w:rsidP="00256E5B">
            <w:pPr>
              <w:rPr>
                <w:rFonts w:asciiTheme="majorHAnsi" w:hAnsiTheme="majorHAnsi"/>
                <w:szCs w:val="22"/>
              </w:rPr>
            </w:pPr>
            <w:r w:rsidRPr="000D2CBD">
              <w:rPr>
                <w:rFonts w:asciiTheme="majorHAnsi" w:hAnsiTheme="majorHAnsi"/>
                <w:szCs w:val="22"/>
              </w:rPr>
              <w:t>From scratch</w:t>
            </w:r>
          </w:p>
        </w:tc>
        <w:tc>
          <w:tcPr>
            <w:tcW w:w="0" w:type="auto"/>
          </w:tcPr>
          <w:p w14:paraId="22BEC68E" w14:textId="3979ADB2" w:rsidR="00D6224D" w:rsidRPr="000D2CBD" w:rsidRDefault="007E144E" w:rsidP="00256E5B">
            <w:pPr>
              <w:rPr>
                <w:rFonts w:asciiTheme="majorHAnsi" w:hAnsiTheme="majorHAnsi"/>
                <w:szCs w:val="22"/>
              </w:rPr>
            </w:pPr>
            <w:r w:rsidRPr="000D2CBD">
              <w:rPr>
                <w:rFonts w:asciiTheme="majorHAnsi" w:hAnsiTheme="majorHAnsi"/>
                <w:szCs w:val="22"/>
              </w:rPr>
              <w:t>94,02%</w:t>
            </w:r>
          </w:p>
        </w:tc>
        <w:tc>
          <w:tcPr>
            <w:tcW w:w="0" w:type="auto"/>
          </w:tcPr>
          <w:p w14:paraId="0BD3EEE9" w14:textId="45CF2530" w:rsidR="00D6224D" w:rsidRPr="000D2CBD" w:rsidRDefault="007E144E" w:rsidP="00256E5B">
            <w:pPr>
              <w:rPr>
                <w:rFonts w:asciiTheme="majorHAnsi" w:hAnsiTheme="majorHAnsi"/>
                <w:szCs w:val="22"/>
              </w:rPr>
            </w:pPr>
            <w:r w:rsidRPr="000D2CBD">
              <w:rPr>
                <w:rFonts w:asciiTheme="majorHAnsi" w:hAnsiTheme="majorHAnsi"/>
                <w:szCs w:val="22"/>
              </w:rPr>
              <w:t>78,00%</w:t>
            </w:r>
          </w:p>
        </w:tc>
        <w:tc>
          <w:tcPr>
            <w:tcW w:w="0" w:type="auto"/>
          </w:tcPr>
          <w:p w14:paraId="5C811265" w14:textId="264AD456" w:rsidR="00D6224D" w:rsidRPr="000D2CBD" w:rsidRDefault="007E144E" w:rsidP="00256E5B">
            <w:pPr>
              <w:rPr>
                <w:rFonts w:asciiTheme="majorHAnsi" w:hAnsiTheme="majorHAnsi"/>
                <w:szCs w:val="22"/>
              </w:rPr>
            </w:pPr>
            <w:r w:rsidRPr="000D2CBD">
              <w:rPr>
                <w:rFonts w:asciiTheme="majorHAnsi" w:hAnsiTheme="majorHAnsi"/>
                <w:szCs w:val="22"/>
              </w:rPr>
              <w:t>97,92%</w:t>
            </w:r>
          </w:p>
        </w:tc>
      </w:tr>
      <w:tr w:rsidR="00D6224D" w:rsidRPr="000D2CBD" w14:paraId="11202BEC" w14:textId="77777777" w:rsidTr="00D00373">
        <w:tc>
          <w:tcPr>
            <w:tcW w:w="0" w:type="auto"/>
          </w:tcPr>
          <w:p w14:paraId="78D5B8BA" w14:textId="77777777" w:rsidR="00D6224D" w:rsidRPr="000D2CBD" w:rsidRDefault="00D6224D" w:rsidP="00256E5B">
            <w:pPr>
              <w:rPr>
                <w:rFonts w:asciiTheme="majorHAnsi" w:hAnsiTheme="majorHAnsi"/>
                <w:szCs w:val="22"/>
              </w:rPr>
            </w:pPr>
            <w:r w:rsidRPr="000D2CBD">
              <w:rPr>
                <w:rFonts w:asciiTheme="majorHAnsi" w:hAnsiTheme="majorHAnsi"/>
                <w:szCs w:val="22"/>
              </w:rPr>
              <w:t>MobileNetV1</w:t>
            </w:r>
          </w:p>
        </w:tc>
        <w:tc>
          <w:tcPr>
            <w:tcW w:w="0" w:type="auto"/>
          </w:tcPr>
          <w:p w14:paraId="3A1CA38B" w14:textId="77777777" w:rsidR="00D6224D" w:rsidRPr="000D2CBD" w:rsidRDefault="00D6224D" w:rsidP="00256E5B">
            <w:pPr>
              <w:rPr>
                <w:rFonts w:asciiTheme="majorHAnsi" w:hAnsiTheme="majorHAnsi"/>
                <w:szCs w:val="22"/>
              </w:rPr>
            </w:pPr>
            <w:r w:rsidRPr="000D2CBD">
              <w:rPr>
                <w:rFonts w:asciiTheme="majorHAnsi" w:hAnsiTheme="majorHAnsi"/>
                <w:szCs w:val="22"/>
              </w:rPr>
              <w:t>Frozen backbone</w:t>
            </w:r>
          </w:p>
        </w:tc>
        <w:tc>
          <w:tcPr>
            <w:tcW w:w="0" w:type="auto"/>
          </w:tcPr>
          <w:p w14:paraId="77BADB97" w14:textId="3E070B29" w:rsidR="00D6224D" w:rsidRPr="000D2CBD" w:rsidRDefault="007E144E" w:rsidP="00256E5B">
            <w:pPr>
              <w:rPr>
                <w:rFonts w:asciiTheme="majorHAnsi" w:hAnsiTheme="majorHAnsi"/>
                <w:szCs w:val="22"/>
              </w:rPr>
            </w:pPr>
            <w:r w:rsidRPr="000D2CBD">
              <w:rPr>
                <w:rFonts w:asciiTheme="majorHAnsi" w:hAnsiTheme="majorHAnsi"/>
                <w:szCs w:val="22"/>
              </w:rPr>
              <w:t>93,79%</w:t>
            </w:r>
          </w:p>
        </w:tc>
        <w:tc>
          <w:tcPr>
            <w:tcW w:w="0" w:type="auto"/>
          </w:tcPr>
          <w:p w14:paraId="568736BA" w14:textId="3245B6F4" w:rsidR="00D6224D" w:rsidRPr="000D2CBD" w:rsidRDefault="007E144E" w:rsidP="00256E5B">
            <w:pPr>
              <w:rPr>
                <w:rFonts w:asciiTheme="majorHAnsi" w:hAnsiTheme="majorHAnsi"/>
                <w:szCs w:val="22"/>
              </w:rPr>
            </w:pPr>
            <w:r w:rsidRPr="000D2CBD">
              <w:rPr>
                <w:rFonts w:asciiTheme="majorHAnsi" w:hAnsiTheme="majorHAnsi"/>
                <w:szCs w:val="22"/>
              </w:rPr>
              <w:t>84,59%</w:t>
            </w:r>
          </w:p>
        </w:tc>
        <w:tc>
          <w:tcPr>
            <w:tcW w:w="0" w:type="auto"/>
          </w:tcPr>
          <w:p w14:paraId="1C4B559D" w14:textId="46E0D04D" w:rsidR="00D6224D" w:rsidRPr="000D2CBD" w:rsidRDefault="007E144E" w:rsidP="00256E5B">
            <w:pPr>
              <w:rPr>
                <w:rFonts w:asciiTheme="majorHAnsi" w:hAnsiTheme="majorHAnsi"/>
                <w:szCs w:val="22"/>
              </w:rPr>
            </w:pPr>
            <w:r w:rsidRPr="000D2CBD">
              <w:rPr>
                <w:rFonts w:asciiTheme="majorHAnsi" w:hAnsiTheme="majorHAnsi"/>
                <w:szCs w:val="22"/>
              </w:rPr>
              <w:t>97,47%</w:t>
            </w:r>
          </w:p>
        </w:tc>
      </w:tr>
      <w:tr w:rsidR="00D6224D" w:rsidRPr="000D2CBD" w14:paraId="681F89DD" w14:textId="77777777" w:rsidTr="00D00373">
        <w:tc>
          <w:tcPr>
            <w:tcW w:w="0" w:type="auto"/>
          </w:tcPr>
          <w:p w14:paraId="1A41C5F1" w14:textId="77777777" w:rsidR="00D6224D" w:rsidRPr="000D2CBD" w:rsidRDefault="00D6224D" w:rsidP="00256E5B">
            <w:pPr>
              <w:rPr>
                <w:rFonts w:asciiTheme="majorHAnsi" w:hAnsiTheme="majorHAnsi"/>
                <w:szCs w:val="22"/>
              </w:rPr>
            </w:pPr>
            <w:r w:rsidRPr="000D2CBD">
              <w:rPr>
                <w:rFonts w:asciiTheme="majorHAnsi" w:hAnsiTheme="majorHAnsi"/>
                <w:szCs w:val="22"/>
              </w:rPr>
              <w:t>MobileNetV1</w:t>
            </w:r>
          </w:p>
        </w:tc>
        <w:tc>
          <w:tcPr>
            <w:tcW w:w="0" w:type="auto"/>
          </w:tcPr>
          <w:p w14:paraId="685373C8" w14:textId="77777777" w:rsidR="00D6224D" w:rsidRPr="000D2CBD" w:rsidRDefault="00D6224D" w:rsidP="00256E5B">
            <w:pPr>
              <w:rPr>
                <w:rFonts w:asciiTheme="majorHAnsi" w:hAnsiTheme="majorHAnsi"/>
                <w:szCs w:val="22"/>
              </w:rPr>
            </w:pPr>
            <w:r w:rsidRPr="000D2CBD">
              <w:rPr>
                <w:rFonts w:asciiTheme="majorHAnsi" w:hAnsiTheme="majorHAnsi"/>
                <w:szCs w:val="22"/>
              </w:rPr>
              <w:t>Full unfreeze</w:t>
            </w:r>
          </w:p>
        </w:tc>
        <w:tc>
          <w:tcPr>
            <w:tcW w:w="0" w:type="auto"/>
          </w:tcPr>
          <w:p w14:paraId="648DB990" w14:textId="5128C10D" w:rsidR="00D6224D" w:rsidRPr="000D2CBD" w:rsidRDefault="007E144E" w:rsidP="00256E5B">
            <w:pPr>
              <w:rPr>
                <w:rFonts w:asciiTheme="majorHAnsi" w:hAnsiTheme="majorHAnsi"/>
                <w:szCs w:val="22"/>
              </w:rPr>
            </w:pPr>
            <w:r w:rsidRPr="000D2CBD">
              <w:rPr>
                <w:rFonts w:asciiTheme="majorHAnsi" w:hAnsiTheme="majorHAnsi"/>
                <w:szCs w:val="22"/>
              </w:rPr>
              <w:t>89,59%</w:t>
            </w:r>
          </w:p>
        </w:tc>
        <w:tc>
          <w:tcPr>
            <w:tcW w:w="0" w:type="auto"/>
          </w:tcPr>
          <w:p w14:paraId="2C14B775" w14:textId="13BCBA4A" w:rsidR="00D6224D" w:rsidRPr="000D2CBD" w:rsidRDefault="007E144E" w:rsidP="00256E5B">
            <w:pPr>
              <w:rPr>
                <w:rFonts w:asciiTheme="majorHAnsi" w:hAnsiTheme="majorHAnsi"/>
                <w:szCs w:val="22"/>
              </w:rPr>
            </w:pPr>
            <w:r w:rsidRPr="000D2CBD">
              <w:rPr>
                <w:rFonts w:asciiTheme="majorHAnsi" w:hAnsiTheme="majorHAnsi"/>
                <w:szCs w:val="22"/>
              </w:rPr>
              <w:t>73,83%</w:t>
            </w:r>
          </w:p>
        </w:tc>
        <w:tc>
          <w:tcPr>
            <w:tcW w:w="0" w:type="auto"/>
          </w:tcPr>
          <w:p w14:paraId="31CEDDCB" w14:textId="3CD25A65" w:rsidR="00D6224D" w:rsidRPr="000D2CBD" w:rsidRDefault="007E144E" w:rsidP="00256E5B">
            <w:pPr>
              <w:rPr>
                <w:rFonts w:asciiTheme="majorHAnsi" w:hAnsiTheme="majorHAnsi"/>
                <w:szCs w:val="22"/>
              </w:rPr>
            </w:pPr>
            <w:r w:rsidRPr="000D2CBD">
              <w:rPr>
                <w:rFonts w:asciiTheme="majorHAnsi" w:hAnsiTheme="majorHAnsi"/>
                <w:szCs w:val="22"/>
              </w:rPr>
              <w:t>95,24%</w:t>
            </w:r>
          </w:p>
        </w:tc>
      </w:tr>
      <w:tr w:rsidR="00D6224D" w:rsidRPr="000D2CBD" w14:paraId="4C948B2A" w14:textId="77777777" w:rsidTr="00D00373">
        <w:tc>
          <w:tcPr>
            <w:tcW w:w="0" w:type="auto"/>
          </w:tcPr>
          <w:p w14:paraId="1CF8CA50" w14:textId="77777777" w:rsidR="00D6224D" w:rsidRPr="000D2CBD" w:rsidRDefault="00D6224D" w:rsidP="00256E5B">
            <w:pPr>
              <w:rPr>
                <w:rFonts w:asciiTheme="majorHAnsi" w:hAnsiTheme="majorHAnsi"/>
                <w:szCs w:val="22"/>
              </w:rPr>
            </w:pPr>
            <w:r w:rsidRPr="000D2CBD">
              <w:rPr>
                <w:rFonts w:asciiTheme="majorHAnsi" w:hAnsiTheme="majorHAnsi"/>
                <w:szCs w:val="22"/>
              </w:rPr>
              <w:t>MobileNetV1</w:t>
            </w:r>
          </w:p>
        </w:tc>
        <w:tc>
          <w:tcPr>
            <w:tcW w:w="0" w:type="auto"/>
          </w:tcPr>
          <w:p w14:paraId="0F762F8A" w14:textId="77777777" w:rsidR="00D6224D" w:rsidRPr="000D2CBD" w:rsidRDefault="00D6224D" w:rsidP="00256E5B">
            <w:pPr>
              <w:rPr>
                <w:rFonts w:asciiTheme="majorHAnsi" w:hAnsiTheme="majorHAnsi"/>
                <w:szCs w:val="22"/>
              </w:rPr>
            </w:pPr>
            <w:r w:rsidRPr="000D2CBD">
              <w:rPr>
                <w:rFonts w:asciiTheme="majorHAnsi" w:hAnsiTheme="majorHAnsi"/>
                <w:szCs w:val="22"/>
              </w:rPr>
              <w:t>BN-locked</w:t>
            </w:r>
          </w:p>
        </w:tc>
        <w:tc>
          <w:tcPr>
            <w:tcW w:w="0" w:type="auto"/>
          </w:tcPr>
          <w:p w14:paraId="440A77C1" w14:textId="0C8A8E71" w:rsidR="00D6224D" w:rsidRPr="000D2CBD" w:rsidRDefault="007E144E" w:rsidP="00256E5B">
            <w:pPr>
              <w:rPr>
                <w:rFonts w:asciiTheme="majorHAnsi" w:hAnsiTheme="majorHAnsi"/>
                <w:szCs w:val="22"/>
              </w:rPr>
            </w:pPr>
            <w:r w:rsidRPr="000D2CBD">
              <w:rPr>
                <w:rFonts w:asciiTheme="majorHAnsi" w:hAnsiTheme="majorHAnsi"/>
                <w:szCs w:val="22"/>
              </w:rPr>
              <w:t>94,83%</w:t>
            </w:r>
          </w:p>
        </w:tc>
        <w:tc>
          <w:tcPr>
            <w:tcW w:w="0" w:type="auto"/>
          </w:tcPr>
          <w:p w14:paraId="60A110E9" w14:textId="23B75808" w:rsidR="00D6224D" w:rsidRPr="000D2CBD" w:rsidRDefault="007E144E" w:rsidP="00256E5B">
            <w:pPr>
              <w:rPr>
                <w:rFonts w:asciiTheme="majorHAnsi" w:hAnsiTheme="majorHAnsi"/>
                <w:szCs w:val="22"/>
              </w:rPr>
            </w:pPr>
            <w:r w:rsidRPr="000D2CBD">
              <w:rPr>
                <w:rFonts w:asciiTheme="majorHAnsi" w:hAnsiTheme="majorHAnsi"/>
                <w:szCs w:val="22"/>
              </w:rPr>
              <w:t>83,39%</w:t>
            </w:r>
          </w:p>
        </w:tc>
        <w:tc>
          <w:tcPr>
            <w:tcW w:w="0" w:type="auto"/>
          </w:tcPr>
          <w:p w14:paraId="1E12A6C5" w14:textId="2EA077BE" w:rsidR="00D6224D" w:rsidRPr="000D2CBD" w:rsidRDefault="007E144E" w:rsidP="00256E5B">
            <w:pPr>
              <w:rPr>
                <w:rFonts w:asciiTheme="majorHAnsi" w:hAnsiTheme="majorHAnsi"/>
                <w:szCs w:val="22"/>
              </w:rPr>
            </w:pPr>
            <w:r w:rsidRPr="000D2CBD">
              <w:rPr>
                <w:rFonts w:asciiTheme="majorHAnsi" w:hAnsiTheme="majorHAnsi"/>
                <w:szCs w:val="22"/>
              </w:rPr>
              <w:t>97,99%</w:t>
            </w:r>
          </w:p>
        </w:tc>
      </w:tr>
      <w:tr w:rsidR="00D6224D" w:rsidRPr="000D2CBD" w14:paraId="3B36698F" w14:textId="77777777" w:rsidTr="00D00373">
        <w:tc>
          <w:tcPr>
            <w:tcW w:w="0" w:type="auto"/>
          </w:tcPr>
          <w:p w14:paraId="60A9CD14" w14:textId="77777777" w:rsidR="00D6224D" w:rsidRPr="000D2CBD" w:rsidRDefault="00D6224D" w:rsidP="00256E5B">
            <w:pPr>
              <w:rPr>
                <w:rFonts w:asciiTheme="majorHAnsi" w:hAnsiTheme="majorHAnsi"/>
                <w:szCs w:val="22"/>
              </w:rPr>
            </w:pPr>
            <w:r w:rsidRPr="000D2CBD">
              <w:rPr>
                <w:rFonts w:asciiTheme="majorHAnsi" w:hAnsiTheme="majorHAnsi"/>
                <w:szCs w:val="22"/>
              </w:rPr>
              <w:t>ConvNeXtBase</w:t>
            </w:r>
          </w:p>
        </w:tc>
        <w:tc>
          <w:tcPr>
            <w:tcW w:w="0" w:type="auto"/>
          </w:tcPr>
          <w:p w14:paraId="6D2D5938" w14:textId="57840CAC" w:rsidR="00D6224D" w:rsidRPr="000D2CBD" w:rsidRDefault="00D6224D" w:rsidP="00256E5B">
            <w:pPr>
              <w:rPr>
                <w:rFonts w:asciiTheme="majorHAnsi" w:hAnsiTheme="majorHAnsi"/>
                <w:szCs w:val="22"/>
              </w:rPr>
            </w:pPr>
            <w:r w:rsidRPr="000D2CBD">
              <w:rPr>
                <w:rFonts w:asciiTheme="majorHAnsi" w:hAnsiTheme="majorHAnsi"/>
                <w:szCs w:val="22"/>
              </w:rPr>
              <w:t>Full fine-tuning</w:t>
            </w:r>
          </w:p>
        </w:tc>
        <w:tc>
          <w:tcPr>
            <w:tcW w:w="0" w:type="auto"/>
          </w:tcPr>
          <w:p w14:paraId="7FC4BB31" w14:textId="749E0DE8" w:rsidR="00D6224D" w:rsidRPr="000D2CBD" w:rsidRDefault="007E144E" w:rsidP="00256E5B">
            <w:pPr>
              <w:rPr>
                <w:rFonts w:asciiTheme="majorHAnsi" w:hAnsiTheme="majorHAnsi"/>
                <w:szCs w:val="22"/>
              </w:rPr>
            </w:pPr>
            <w:r w:rsidRPr="000D2CBD">
              <w:rPr>
                <w:rFonts w:asciiTheme="majorHAnsi" w:hAnsiTheme="majorHAnsi"/>
                <w:szCs w:val="22"/>
              </w:rPr>
              <w:t>96,54%</w:t>
            </w:r>
          </w:p>
        </w:tc>
        <w:tc>
          <w:tcPr>
            <w:tcW w:w="0" w:type="auto"/>
          </w:tcPr>
          <w:p w14:paraId="394E3EC3" w14:textId="3CE005BF" w:rsidR="00D6224D" w:rsidRPr="000D2CBD" w:rsidRDefault="007E144E" w:rsidP="00256E5B">
            <w:pPr>
              <w:rPr>
                <w:rFonts w:asciiTheme="majorHAnsi" w:hAnsiTheme="majorHAnsi"/>
                <w:szCs w:val="22"/>
              </w:rPr>
            </w:pPr>
            <w:r w:rsidRPr="000D2CBD">
              <w:rPr>
                <w:rFonts w:asciiTheme="majorHAnsi" w:hAnsiTheme="majorHAnsi"/>
                <w:szCs w:val="22"/>
              </w:rPr>
              <w:t>91,15%</w:t>
            </w:r>
          </w:p>
        </w:tc>
        <w:tc>
          <w:tcPr>
            <w:tcW w:w="0" w:type="auto"/>
          </w:tcPr>
          <w:p w14:paraId="09CA9157" w14:textId="330DE9C5" w:rsidR="00D6224D" w:rsidRPr="000D2CBD" w:rsidRDefault="007E144E" w:rsidP="005C4EA5">
            <w:pPr>
              <w:keepNext/>
              <w:rPr>
                <w:rFonts w:asciiTheme="majorHAnsi" w:hAnsiTheme="majorHAnsi"/>
                <w:szCs w:val="22"/>
              </w:rPr>
            </w:pPr>
            <w:r w:rsidRPr="000D2CBD">
              <w:rPr>
                <w:rFonts w:asciiTheme="majorHAnsi" w:hAnsiTheme="majorHAnsi"/>
                <w:szCs w:val="22"/>
              </w:rPr>
              <w:t>99,00%</w:t>
            </w:r>
          </w:p>
        </w:tc>
      </w:tr>
    </w:tbl>
    <w:p w14:paraId="0ABBE3E0" w14:textId="6F561733" w:rsidR="00D6224D" w:rsidRPr="005C4EA5" w:rsidRDefault="005C4EA5" w:rsidP="00245334">
      <w:pPr>
        <w:pStyle w:val="ac"/>
        <w:jc w:val="center"/>
        <w:rPr>
          <w:lang w:val="en-US"/>
        </w:rPr>
      </w:pPr>
      <w:r>
        <w:t xml:space="preserve">Πίνακας </w:t>
      </w:r>
      <w:r w:rsidR="000E5B75">
        <w:fldChar w:fldCharType="begin"/>
      </w:r>
      <w:r w:rsidR="000E5B75">
        <w:instrText xml:space="preserve"> SEQ Πίνακας \* ARABIC </w:instrText>
      </w:r>
      <w:r w:rsidR="000E5B75">
        <w:fldChar w:fldCharType="separate"/>
      </w:r>
      <w:r w:rsidR="0022599F">
        <w:rPr>
          <w:noProof/>
        </w:rPr>
        <w:t>12</w:t>
      </w:r>
      <w:r w:rsidR="000E5B75">
        <w:rPr>
          <w:noProof/>
        </w:rPr>
        <w:fldChar w:fldCharType="end"/>
      </w:r>
      <w:r>
        <w:rPr>
          <w:lang w:val="en-US"/>
        </w:rPr>
        <w:t xml:space="preserve">: </w:t>
      </w:r>
      <w:r w:rsidRPr="005C4EA5">
        <w:rPr>
          <w:lang w:val="en-US"/>
        </w:rPr>
        <w:t>Συνολική σύγκριση των μοντέλων</w:t>
      </w:r>
    </w:p>
    <w:p w14:paraId="54589B68" w14:textId="0D69188A" w:rsidR="00934EC9" w:rsidRPr="008F6840" w:rsidRDefault="00D6224D" w:rsidP="00D6224D">
      <w:r w:rsidRPr="003F4C4E">
        <w:t xml:space="preserve">Από τη συνολική σύγκριση του </w:t>
      </w:r>
      <w:r w:rsidR="00943825">
        <w:t>Πίνακα 1</w:t>
      </w:r>
      <w:r w:rsidR="0022599F">
        <w:rPr>
          <w:lang w:val="en-US"/>
        </w:rPr>
        <w:t>2</w:t>
      </w:r>
      <w:r w:rsidRPr="003F4C4E">
        <w:t xml:space="preserve"> φαίνεται ότι η τελική απόδοση των μοντέλων επηρεάστηκε τόσο από την αρχιτεκτονική όσο και από τη στρατηγική εκπαίδευσης. Την καλύτερη επίδοση μεταξύ των EfficientNetB2 και MobileNetV1 παρουσίασε το EfficientNetB2 με τα Batch Normalization layers του backbone κλειδωμένα. Όπως παρατηρήθηκε, το πλήρες ξεπάγωμα όλων των επιπέδων, συμπεριλαμβανομένων των Batch Normalization layers, συνδέθηκε με σημαντική υποβάθμιση και στα δύο μοντέλα, καθώς σημειώθηκε μεγάλη πτώση του Accuracy και αύξηση του validation loss. Όταν τα Batch Normalization layers του backbone παρέμειναν κλειδωμένα, διατηρήθηκαν τα κινούμενα στατιστικά που είχαν μάθει από το ImageNet και αποφεύχθηκε αυτή η κατάρρευση. Το oversampling βοήθησε το απλό συνελικτικό δίκτυο τεσσάρων επιπέδων, αλλά στο EfficientNetB2 δεν οδήγησε σε βελτίωση. Μία πιθανή εξήγηση είναι ότι το EfficientNetB2 είχε ήδη πετύχει υψηλή απόδοση και η επανάληψη των εικόνων των σπάνιων κλάσεων δεν πρόσθεσε αρκετή νέα πληροφορία στο δίκτυο.</w:t>
      </w:r>
    </w:p>
    <w:p w14:paraId="731A5C6B" w14:textId="606D600A" w:rsidR="00D6224D" w:rsidRPr="008F6840" w:rsidRDefault="007A45F2" w:rsidP="00D6224D">
      <w:r w:rsidRPr="007A45F2">
        <w:lastRenderedPageBreak/>
        <w:t xml:space="preserve">Το ConvNeXtBase παρουσίασε την καλύτερη συνολική επίδοση. </w:t>
      </w:r>
      <w:r w:rsidR="00946E1A">
        <w:t>Πέτυχε</w:t>
      </w:r>
      <w:r w:rsidRPr="007A45F2">
        <w:t xml:space="preserve"> το υψηλότερο Accuracy, Macro-F1 και Top-2 Accuracy από όλα τα πειράματα. Τα αποτελέσματα δείχνουν ότι η αρχιτεκτονική του ConvNeXtBase μπορεί να προσαρμοστεί αποτελεσματικά στις εικόνες του ZooLake με full fine-tuning, χωρίς την υποβάθμιση που παρατηρήθηκε στις αρχιτεκτονικές με Batch Normalization στο backbone. Ωστόσο, λόγω των διαφορών στο υπολογιστικό κόστος και στον αριθμό των εποχών, τα αποτελέσματα δεν αποδεικνύουν ότι η διαφορά οφείλεται αποκλειστικά στη χρήση Layer Normalization.</w:t>
      </w:r>
    </w:p>
    <w:p w14:paraId="3D736CF1" w14:textId="77777777" w:rsidR="00D6224D" w:rsidRDefault="00D6224D" w:rsidP="00D6224D"/>
    <w:p w14:paraId="4C52A4D5" w14:textId="77777777" w:rsidR="00D6224D" w:rsidRDefault="00D6224D" w:rsidP="00D6224D"/>
    <w:p w14:paraId="6EC685E6" w14:textId="77777777" w:rsidR="00D6224D" w:rsidRDefault="00D6224D" w:rsidP="00D6224D"/>
    <w:p w14:paraId="474AA3E3" w14:textId="77777777" w:rsidR="00D6224D" w:rsidRDefault="00D6224D" w:rsidP="00D6224D"/>
    <w:p w14:paraId="22AAB000" w14:textId="77777777" w:rsidR="00D6224D" w:rsidRDefault="00D6224D" w:rsidP="00D6224D"/>
    <w:p w14:paraId="5E64A3EE" w14:textId="77777777" w:rsidR="00D6224D" w:rsidRDefault="00D6224D" w:rsidP="00D6224D"/>
    <w:p w14:paraId="36776177" w14:textId="77777777" w:rsidR="00D6224D" w:rsidRDefault="00D6224D" w:rsidP="00D6224D"/>
    <w:p w14:paraId="44DB4A80" w14:textId="77777777" w:rsidR="00D6224D" w:rsidRDefault="00D6224D" w:rsidP="00D6224D"/>
    <w:p w14:paraId="636575A5" w14:textId="77777777" w:rsidR="00D6224D" w:rsidRDefault="00D6224D" w:rsidP="00D6224D"/>
    <w:p w14:paraId="4C6A4343" w14:textId="77777777" w:rsidR="00D6224D" w:rsidRDefault="00D6224D" w:rsidP="00D6224D"/>
    <w:p w14:paraId="49613707" w14:textId="77777777" w:rsidR="00D6224D" w:rsidRDefault="00D6224D" w:rsidP="00D6224D"/>
    <w:p w14:paraId="6B9A1A01" w14:textId="77777777" w:rsidR="00D6224D" w:rsidRPr="008F6840" w:rsidRDefault="00D6224D" w:rsidP="00D6224D"/>
    <w:p w14:paraId="21954120" w14:textId="77777777" w:rsidR="0065565C" w:rsidRPr="008F6840" w:rsidRDefault="0065565C" w:rsidP="00D6224D"/>
    <w:p w14:paraId="19055104" w14:textId="77777777" w:rsidR="0065565C" w:rsidRPr="008F6840" w:rsidRDefault="0065565C" w:rsidP="00D6224D"/>
    <w:p w14:paraId="58A28B5B" w14:textId="77777777" w:rsidR="0065565C" w:rsidRPr="008F6840" w:rsidRDefault="0065565C" w:rsidP="00D6224D"/>
    <w:p w14:paraId="0312E7EB" w14:textId="77777777" w:rsidR="0065565C" w:rsidRPr="008F6840" w:rsidRDefault="0065565C" w:rsidP="00D6224D"/>
    <w:p w14:paraId="4CFA0736" w14:textId="77777777" w:rsidR="0065565C" w:rsidRPr="008F6840" w:rsidRDefault="0065565C" w:rsidP="00D6224D"/>
    <w:p w14:paraId="35981645" w14:textId="77777777" w:rsidR="0065565C" w:rsidRPr="008F6840" w:rsidRDefault="0065565C" w:rsidP="00D6224D"/>
    <w:p w14:paraId="51481428" w14:textId="77777777" w:rsidR="0065565C" w:rsidRPr="008F6840" w:rsidRDefault="0065565C" w:rsidP="00D6224D"/>
    <w:p w14:paraId="2D20A599" w14:textId="77777777" w:rsidR="0065565C" w:rsidRPr="008F6840" w:rsidRDefault="0065565C" w:rsidP="00D6224D"/>
    <w:p w14:paraId="02C04530" w14:textId="77777777" w:rsidR="0065565C" w:rsidRPr="004E7D8E" w:rsidRDefault="0065565C" w:rsidP="00D6224D"/>
    <w:p w14:paraId="03836A37" w14:textId="69EF4923" w:rsidR="00D6224D" w:rsidRDefault="00D6224D" w:rsidP="00D6224D">
      <w:pPr>
        <w:pStyle w:val="1"/>
      </w:pPr>
      <w:bookmarkStart w:id="569" w:name="_Toc240123245"/>
      <w:r>
        <w:lastRenderedPageBreak/>
        <w:t>Συμπεράσματα</w:t>
      </w:r>
      <w:bookmarkEnd w:id="569"/>
    </w:p>
    <w:p w14:paraId="4607D096" w14:textId="058B2D17" w:rsidR="00D6224D" w:rsidRDefault="00D6224D" w:rsidP="00D6224D">
      <w:r>
        <w:t xml:space="preserve">Στην παρούσα εργασία εξετάστηκε η απόδοση διαφορετικών μοντέλων βαθιάς μάθησης στην ταξινόμηση εικόνων πλαγκτού από το σύνολο δεδομένων ZooLake. </w:t>
      </w:r>
      <w:r w:rsidR="008E3BB2">
        <w:t xml:space="preserve">Χρησιμοποιήθηκαν </w:t>
      </w:r>
      <w:r>
        <w:t>διαφορετικές αρχιτεκτονικές συνελικτικών δικτύων, καθώς και διαφορετικοί τρόποι εκπαίδευσης, όπως η τυχαία αρχικοποίηση βαρών, η μεταφορά μάθησης και διαφορετικές στρατηγικές fine-tuning. Ελέγχθηκε επίσης πώς επηρεάζουν την εκπαίδευση τα επίπεδα κανονικοποίησης παρτίδας (Batch Normalization) και δοκιμάστηκε μία σύγχρονη αρχιτεκτονική που δεν χρησιμοποιεί τέτοια επίπεδα στο backbone, ως συμπληρωματικός έλεγχος. Τέλος, λόγω της μεγάλης ανισορροπίας των κλάσεων του ZooLake, εφαρμόστηκε υπερδειγματοληψία, ώστε να εξεταστεί αν η αυξημένη συμμετοχή των πολύ σπάνιων κλάσεων μπορεί να βελτιώσει την απόδοση των μοντέλων.</w:t>
      </w:r>
    </w:p>
    <w:p w14:paraId="34D9D1AD" w14:textId="77777777" w:rsidR="00D6224D" w:rsidRDefault="00D6224D" w:rsidP="00D6224D">
      <w:r>
        <w:t>Από τα πειράματα εκπαίδευσης με τυχαία αρχικοποίηση βαρών φάνηκε ότι τα EfficientNetB2 και MobileNetV1 απέδωσαν καλύτερα από το απλούστερο Custom CNN. Παρ’ όλα αυτά, το Custom CNN παρουσίασε αρκετά καλή απόδοση, παρά το μικρότερο μέγεθος και τον περιορισμένο αριθμό παραμέτρων του. Στη συνέχεια εξετάστηκε η συνεισφορά της μεταφοράς μάθησης με τη χρήση προεκπαιδευμένων βαρών από το ImageNet. Από μόνη της η μεταφορά μάθησης δεν εξασφάλισε σημαντικά καλύτερη επίδοση, γεγονός που δείχνει ότι κάθε δίκτυο πρέπει να προσαρμοστεί στα χαρακτηριστικά του εκάστοτε προβλήματος και, στη συγκεκριμένη περίπτωση, στις εικόνες του ZooLake.</w:t>
      </w:r>
    </w:p>
    <w:p w14:paraId="234DA2C1" w14:textId="77777777" w:rsidR="00D6224D" w:rsidRDefault="00D6224D" w:rsidP="00D6224D">
      <w:r>
        <w:t>Σημαντικό συμπέρασμα προέκυψε από τη σύγκριση των διαφορετικών στρατηγικών fine-tuning. Το πλήρες ξεπάγωμα των EfficientNetB2 και MobileNetV1 συνδέθηκε με σημαντική υποβάθμιση της απόδοσης και αύξηση του λάθους επικύρωσης (validation loss). Αντίθετα, όταν τα Batch Normalization layers του backbone παρέμειναν κλειδωμένα, η εκπαίδευση ήταν πιο σταθερή και οι τελικές επιδόσεις βελτιώθηκαν. Μεταξύ των δύο μοντέλων, την καλύτερη απόδοση παρουσίασε το EfficientNetB2 με BN-locked fine-tuning. Τα αποτελέσματα αποτελούν ένδειξη ότι η διατήρηση των κινούμενων στατιστικών του Batch Normalization μπορεί να είναι σημαντική κατά την προσαρμογή προεκπαιδευμένων μοντέλων στο ZooLake.</w:t>
      </w:r>
    </w:p>
    <w:p w14:paraId="746995D6" w14:textId="7A77BBB2" w:rsidR="00D6224D" w:rsidRDefault="00D6224D" w:rsidP="00D6224D">
      <w:r>
        <w:t xml:space="preserve">Η εφαρμογή υπερδειγματοληψίας (oversampling) είχε διαφορετική επίδραση στα δύο μοντέλα στα οποία εξετάστηκε. Στο Custom CNN βελτίωσε κυρίως το Macro-Recall και </w:t>
      </w:r>
      <w:r>
        <w:lastRenderedPageBreak/>
        <w:t>το Macro-F1, γεγονός που δείχνει ότι το μοντέλο αναγνώρισε καλύτερα δείγματα από τις λιγότερο συχνές κλάσεις. Αντίθετα, στο EfficientNetB2 με BN-locked fine-tuning δεν οδήγησε σε βελτίωση των τελικών αποτελεσμάτων. Επομένως, το oversampling δεν αποτελεί μία λύση που βελτιώνει απαραίτητα κάθε μοντέλο,</w:t>
      </w:r>
      <w:r w:rsidR="005B62CD">
        <w:t xml:space="preserve"> και </w:t>
      </w:r>
      <w:r>
        <w:t>η αποτελεσματικότητά του εξαρτάται από την αρχιτεκτονική</w:t>
      </w:r>
      <w:r w:rsidR="005B62CD">
        <w:t>, το</w:t>
      </w:r>
      <w:r w:rsidR="00AD2916" w:rsidRPr="008F6840">
        <w:t xml:space="preserve"> </w:t>
      </w:r>
      <w:r w:rsidR="00AD2916">
        <w:t>μέγεθος του μοντέλου</w:t>
      </w:r>
      <w:r>
        <w:t xml:space="preserve"> και την ήδη υπάρχουσα απόδοσή τ</w:t>
      </w:r>
      <w:r w:rsidR="00AD2916">
        <w:t>ου</w:t>
      </w:r>
      <w:r>
        <w:t>.</w:t>
      </w:r>
    </w:p>
    <w:p w14:paraId="796F61B2" w14:textId="67709584" w:rsidR="00FA62D0" w:rsidRDefault="00D6224D" w:rsidP="00D6224D">
      <w:r>
        <w:t xml:space="preserve">Τέλος, το ConvNeXtBase εξετάστηκε ως μία πιο σύγχρονη και μεγαλύτερη αρχιτεκτονική, η οποία χρησιμοποιεί Layer Normalization αντί για Batch Normalization στο backbone. Η αρχική εκτέλεσή του παρουσίασε την καλύτερη συνολική επίδοση. </w:t>
      </w:r>
      <w:r w:rsidR="001C687E">
        <w:t xml:space="preserve">Σημειώνεται ότι ακολουθήθηκε </w:t>
      </w:r>
      <w:r w:rsidR="00FA62D0">
        <w:t xml:space="preserve"> </w:t>
      </w:r>
      <w:r>
        <w:t>διαφορετικό πρωτόκολλο</w:t>
      </w:r>
      <w:r w:rsidR="002A22E5">
        <w:t>.</w:t>
      </w:r>
      <w:del w:id="570" w:author="Petros Kontos" w:date="2026-09-17T13:54:00Z" w16du:dateUtc="2026-09-17T10:54:00Z">
        <w:r w:rsidDel="002A22E5">
          <w:delText xml:space="preserve"> </w:delText>
        </w:r>
      </w:del>
    </w:p>
    <w:p w14:paraId="159BED85" w14:textId="59CBC5C8" w:rsidR="00D6224D" w:rsidRPr="00D6224D" w:rsidRDefault="00D6224D" w:rsidP="00D6224D">
      <w:r>
        <w:t>Συνολικά, τα αποτελέσματα δείχνουν ότι η επιλογή της στρατηγικής εκπαίδευσης είναι εξίσου σημαντική με την επιλογή της αρχιτεκτονικής. Η μεταφορά μάθησης μπορεί να προσφέρει σημαντικά οφέλη</w:t>
      </w:r>
      <w:r w:rsidR="005B62CD">
        <w:t xml:space="preserve"> σε συνδυασμό με </w:t>
      </w:r>
      <w:r>
        <w:t>το fine-tuning</w:t>
      </w:r>
      <w:r w:rsidR="00935071">
        <w:t>, το οποίο</w:t>
      </w:r>
      <w:r>
        <w:t xml:space="preserve"> πρέπει να πραγματοποιείται με προσοχή. Παράλληλα, τεχνικές αντιμετώπισης της ανισορροπίας, όπως το oversampling, πρέπει να αξιολογούνται ξεχωριστά για κάθε μοντέλο και δεν πρέπει να θεωρούνται εγγυημένη λύση.</w:t>
      </w:r>
    </w:p>
    <w:p w14:paraId="70AB105D" w14:textId="4C38C592" w:rsidR="00716EBD" w:rsidRPr="008F6840" w:rsidRDefault="00716EBD">
      <w:pPr>
        <w:spacing w:after="0" w:line="240" w:lineRule="auto"/>
        <w:jc w:val="left"/>
      </w:pPr>
      <w:r>
        <w:br w:type="page"/>
      </w:r>
    </w:p>
    <w:p w14:paraId="7CE8CFE1" w14:textId="1F1DF5E7" w:rsidR="00254724" w:rsidRDefault="00254724" w:rsidP="00254724">
      <w:pPr>
        <w:pStyle w:val="1"/>
        <w:rPr>
          <w:lang w:val="en-US"/>
        </w:rPr>
      </w:pPr>
      <w:bookmarkStart w:id="571" w:name="_Toc240123246"/>
      <w:r>
        <w:lastRenderedPageBreak/>
        <w:t xml:space="preserve">Περιορισμοί και </w:t>
      </w:r>
      <w:r w:rsidR="006678D1">
        <w:t>Μ</w:t>
      </w:r>
      <w:r w:rsidRPr="00254724">
        <w:t>ελλοντική εργασία</w:t>
      </w:r>
      <w:bookmarkEnd w:id="571"/>
      <w:r w:rsidRPr="00254724">
        <w:t> </w:t>
      </w:r>
    </w:p>
    <w:p w14:paraId="595FF871" w14:textId="693D6E41" w:rsidR="00254724" w:rsidRPr="00254724" w:rsidRDefault="00254724" w:rsidP="00254724">
      <w:pPr>
        <w:pStyle w:val="2"/>
        <w:rPr>
          <w:lang w:val="en-US"/>
        </w:rPr>
      </w:pPr>
      <w:bookmarkStart w:id="572" w:name="_Toc240123247"/>
      <w:r>
        <w:t>Περιορισμοί</w:t>
      </w:r>
      <w:r w:rsidRPr="00254724">
        <w:rPr>
          <w:lang w:val="en-US"/>
        </w:rPr>
        <w:t xml:space="preserve"> της εργασίας</w:t>
      </w:r>
      <w:bookmarkEnd w:id="572"/>
    </w:p>
    <w:p w14:paraId="5EB350DF" w14:textId="4B1CE4FD" w:rsidR="00254724" w:rsidRDefault="00254724" w:rsidP="00254724">
      <w:r>
        <w:t>Η παρούσα εργασία όπως αναφέρθηκε και στα προηγούμενα κεφάλαια έχει κάποιους περιορισμούς οι οποίοι πρέπει να ληφθούν υπόψ</w:t>
      </w:r>
      <w:r w:rsidR="0041563A">
        <w:t>η</w:t>
      </w:r>
      <w:r>
        <w:t xml:space="preserve"> κατά την αξιολόγηση των αποτελεσμάτων.</w:t>
      </w:r>
    </w:p>
    <w:p w14:paraId="0332944A" w14:textId="7C86BB0D" w:rsidR="00254724" w:rsidRDefault="00254724" w:rsidP="00254724">
      <w:r>
        <w:t xml:space="preserve">Στην εργασία </w:t>
      </w:r>
      <w:r w:rsidR="005C770D">
        <w:t>χρησιμοποιήθηκε</w:t>
      </w:r>
      <w:r>
        <w:t xml:space="preserve"> </w:t>
      </w:r>
      <w:r w:rsidR="00A84FD8">
        <w:rPr>
          <w:lang w:val="en-US"/>
        </w:rPr>
        <w:t>o</w:t>
      </w:r>
      <w:r>
        <w:t xml:space="preserve"> </w:t>
      </w:r>
      <w:r w:rsidR="005C770D">
        <w:t>συγκεκριμένος</w:t>
      </w:r>
      <w:r>
        <w:t xml:space="preserve"> </w:t>
      </w:r>
      <w:r w:rsidR="005C770D">
        <w:t>διαχωρισμός</w:t>
      </w:r>
      <w:r>
        <w:t xml:space="preserve"> </w:t>
      </w:r>
      <w:r w:rsidR="00A84FD8">
        <w:t>του</w:t>
      </w:r>
      <w:r>
        <w:t xml:space="preserve"> </w:t>
      </w:r>
      <w:r w:rsidR="005C770D">
        <w:t>σ</w:t>
      </w:r>
      <w:r w:rsidR="00A84FD8">
        <w:t>υ</w:t>
      </w:r>
      <w:r w:rsidR="005C770D">
        <w:t>ν</w:t>
      </w:r>
      <w:r w:rsidR="00A84FD8">
        <w:t>ό</w:t>
      </w:r>
      <w:r w:rsidR="005C770D">
        <w:t>λο</w:t>
      </w:r>
      <w:r w:rsidR="00A84FD8">
        <w:t>υ</w:t>
      </w:r>
      <w:r>
        <w:t xml:space="preserve"> δεδομένων που </w:t>
      </w:r>
      <w:r w:rsidR="005C770D">
        <w:t>χρησιμοποίησαν</w:t>
      </w:r>
      <w:r>
        <w:t xml:space="preserve"> οι </w:t>
      </w:r>
      <w:r w:rsidR="005C770D">
        <w:t>ερευνητές</w:t>
      </w:r>
      <w:r w:rsidR="00A84FD8" w:rsidRPr="00A84FD8">
        <w:t xml:space="preserve"> αφού πρώτα ελέγχθηκε</w:t>
      </w:r>
      <w:r>
        <w:t xml:space="preserve">. Όλα τα πειράματα έγιναν με </w:t>
      </w:r>
      <w:r w:rsidR="00A84FD8" w:rsidRPr="00A84FD8">
        <w:t>συγκεκριμένη τιμή τυχαίου σπόρου (seed)</w:t>
      </w:r>
      <w:r w:rsidR="00A84FD8">
        <w:t xml:space="preserve"> </w:t>
      </w:r>
      <w:r>
        <w:t xml:space="preserve">και κάθε </w:t>
      </w:r>
      <w:r w:rsidR="005C770D">
        <w:t>ρύθμιση</w:t>
      </w:r>
      <w:r>
        <w:t xml:space="preserve"> </w:t>
      </w:r>
      <w:r w:rsidR="005C770D">
        <w:t>εκπαιδεύτηκε</w:t>
      </w:r>
      <w:r>
        <w:t xml:space="preserve"> μια </w:t>
      </w:r>
      <w:r w:rsidR="005C770D">
        <w:t>φορά</w:t>
      </w:r>
      <w:r>
        <w:t xml:space="preserve">. Επομένως ορισμένες μικρές </w:t>
      </w:r>
      <w:r w:rsidR="005C770D">
        <w:t>διαφορές</w:t>
      </w:r>
      <w:r>
        <w:t xml:space="preserve"> </w:t>
      </w:r>
      <w:r w:rsidR="005C770D">
        <w:t>μπορεί</w:t>
      </w:r>
      <w:r>
        <w:t xml:space="preserve"> να οφείλονται και </w:t>
      </w:r>
      <w:r w:rsidR="00A84FD8" w:rsidRPr="00A84FD8">
        <w:t xml:space="preserve">στην </w:t>
      </w:r>
      <w:r w:rsidR="00A84FD8">
        <w:t xml:space="preserve">τυχαιότητα </w:t>
      </w:r>
      <w:r w:rsidR="00A84FD8" w:rsidRPr="00A84FD8">
        <w:t xml:space="preserve"> της εκπαίδευσης</w:t>
      </w:r>
      <w:r>
        <w:t xml:space="preserve">. </w:t>
      </w:r>
    </w:p>
    <w:p w14:paraId="79778AF0" w14:textId="3638A901" w:rsidR="00254724" w:rsidRDefault="005C770D" w:rsidP="00254724">
      <w:r>
        <w:t>Ένας</w:t>
      </w:r>
      <w:r w:rsidR="00254724">
        <w:t xml:space="preserve"> </w:t>
      </w:r>
      <w:r>
        <w:t>δεύτερος</w:t>
      </w:r>
      <w:r w:rsidR="00254724">
        <w:t xml:space="preserve"> περιορισμός είναι η </w:t>
      </w:r>
      <w:r>
        <w:t>ανισορροπία</w:t>
      </w:r>
      <w:r w:rsidR="00254724">
        <w:t xml:space="preserve"> του </w:t>
      </w:r>
      <w:r w:rsidR="002275C2">
        <w:t>συνόλου δεδομένων</w:t>
      </w:r>
      <w:r w:rsidR="00254724">
        <w:t xml:space="preserve">, με </w:t>
      </w:r>
      <w:r>
        <w:t>αποτέλεσμα</w:t>
      </w:r>
      <w:r w:rsidR="00254724">
        <w:t xml:space="preserve"> ο </w:t>
      </w:r>
      <w:r>
        <w:t>διαχωρισμός</w:t>
      </w:r>
      <w:r w:rsidR="00254724">
        <w:t xml:space="preserve"> στα </w:t>
      </w:r>
      <w:r>
        <w:t>σύνολα</w:t>
      </w:r>
      <w:r w:rsidR="00254724">
        <w:t xml:space="preserve"> </w:t>
      </w:r>
      <w:r>
        <w:t>επικύρωσης</w:t>
      </w:r>
      <w:r w:rsidR="00254724">
        <w:t xml:space="preserve"> </w:t>
      </w:r>
      <w:r>
        <w:t xml:space="preserve">εκπαίδευσης </w:t>
      </w:r>
      <w:r w:rsidR="00254724">
        <w:t xml:space="preserve">και </w:t>
      </w:r>
      <w:r>
        <w:t>αξιολόγησης</w:t>
      </w:r>
      <w:r w:rsidR="00254724">
        <w:t xml:space="preserve"> να φέρει </w:t>
      </w:r>
      <w:r w:rsidR="00775A7F">
        <w:t>κάποια</w:t>
      </w:r>
      <w:r w:rsidR="00254724">
        <w:t xml:space="preserve"> ζητήματα </w:t>
      </w:r>
      <w:r>
        <w:t>κυρίως</w:t>
      </w:r>
      <w:r w:rsidR="00254724">
        <w:t xml:space="preserve"> στην </w:t>
      </w:r>
      <w:r>
        <w:t>αξιολόγηση</w:t>
      </w:r>
      <w:r w:rsidR="00254724">
        <w:t xml:space="preserve">. Ορισμένες </w:t>
      </w:r>
      <w:r>
        <w:t>κλάσεις</w:t>
      </w:r>
      <w:r w:rsidR="00254724">
        <w:t xml:space="preserve"> περιέχουν </w:t>
      </w:r>
      <w:r>
        <w:t>ελάχιστες</w:t>
      </w:r>
      <w:r w:rsidR="00254724">
        <w:t xml:space="preserve"> εικόνες όπως η </w:t>
      </w:r>
      <w:r w:rsidR="000F52DC">
        <w:t xml:space="preserve">κλάση </w:t>
      </w:r>
      <w:r w:rsidR="00254724">
        <w:rPr>
          <w:lang w:val="en-US"/>
        </w:rPr>
        <w:t>chaoborus</w:t>
      </w:r>
      <w:r w:rsidR="000F52DC">
        <w:t>,</w:t>
      </w:r>
      <w:r w:rsidR="00254724" w:rsidRPr="008F6840">
        <w:t xml:space="preserve"> </w:t>
      </w:r>
      <w:r w:rsidR="00254724">
        <w:t xml:space="preserve">η </w:t>
      </w:r>
      <w:r>
        <w:t>οποία</w:t>
      </w:r>
      <w:r w:rsidR="00254724">
        <w:t xml:space="preserve"> </w:t>
      </w:r>
      <w:r>
        <w:t>έχει</w:t>
      </w:r>
      <w:r w:rsidR="00254724">
        <w:t xml:space="preserve"> </w:t>
      </w:r>
      <w:r>
        <w:t>μόνο</w:t>
      </w:r>
      <w:r w:rsidR="00254724">
        <w:t xml:space="preserve"> μια εικόνα στο </w:t>
      </w:r>
      <w:r>
        <w:t>σύνολο</w:t>
      </w:r>
      <w:r w:rsidR="00254724">
        <w:t xml:space="preserve"> </w:t>
      </w:r>
      <w:r w:rsidR="00855242">
        <w:t>ελέγχου</w:t>
      </w:r>
      <w:r w:rsidR="00254724">
        <w:t xml:space="preserve">. Άρα μια σωστή ή </w:t>
      </w:r>
      <w:r>
        <w:t>λανθασμένη</w:t>
      </w:r>
      <w:r w:rsidR="00254724">
        <w:t xml:space="preserve"> </w:t>
      </w:r>
      <w:r>
        <w:t>πρό</w:t>
      </w:r>
      <w:r w:rsidR="00C72347">
        <w:t>βλεψη</w:t>
      </w:r>
      <w:r w:rsidR="00254724">
        <w:t xml:space="preserve"> επηρεάζει </w:t>
      </w:r>
      <w:r>
        <w:t xml:space="preserve">έντονα </w:t>
      </w:r>
      <w:r w:rsidR="00254724">
        <w:t xml:space="preserve">το </w:t>
      </w:r>
      <w:r>
        <w:t>αποτέλεσμα</w:t>
      </w:r>
      <w:r w:rsidR="00254724">
        <w:t xml:space="preserve"> της συγκεκριμένης κλάσης. </w:t>
      </w:r>
      <w:r>
        <w:t xml:space="preserve">Η επιλογή της υπερδειγματοληψίας αυξάνει τη συμμετοχή των σπάνιων εικόνων κατά την εκπαίδευση αλλά δεν αυξάνει τον αριθμό </w:t>
      </w:r>
      <w:r w:rsidRPr="008F6840">
        <w:t xml:space="preserve">των </w:t>
      </w:r>
      <w:r>
        <w:t xml:space="preserve">πραγματικών </w:t>
      </w:r>
      <w:r w:rsidRPr="008F6840">
        <w:t xml:space="preserve"> εικόνων</w:t>
      </w:r>
      <w:r>
        <w:t xml:space="preserve"> στα σύνολα αξιολόγησης και επικύρωσης. </w:t>
      </w:r>
    </w:p>
    <w:p w14:paraId="5DF479F4" w14:textId="46A99C1D" w:rsidR="000E65FC" w:rsidRDefault="000E65FC" w:rsidP="000E65FC">
      <w:pPr>
        <w:pStyle w:val="2"/>
      </w:pPr>
      <w:bookmarkStart w:id="573" w:name="_Toc240123248"/>
      <w:r>
        <w:t>Μελλοντική εργασία</w:t>
      </w:r>
      <w:bookmarkEnd w:id="573"/>
      <w:r>
        <w:t xml:space="preserve"> </w:t>
      </w:r>
    </w:p>
    <w:p w14:paraId="1DC6E400" w14:textId="4550321D" w:rsidR="005941CC" w:rsidRDefault="00C3727D" w:rsidP="00C3727D">
      <w:r>
        <w:t>Μια πιθανή επέκταση της εργασία</w:t>
      </w:r>
      <w:r w:rsidR="00AD6D7E">
        <w:t>ς</w:t>
      </w:r>
      <w:r>
        <w:t xml:space="preserve"> θα ήταν να επαναληφθούν τα πειράματα με διαφορετικές</w:t>
      </w:r>
      <w:r w:rsidR="0078366B">
        <w:t xml:space="preserve"> τιμές </w:t>
      </w:r>
      <w:r w:rsidR="00A0717D" w:rsidRPr="00A0717D">
        <w:t>του τυχαίου σπόρου (seed)</w:t>
      </w:r>
      <w:r w:rsidR="008D55EC" w:rsidRPr="008F6840">
        <w:t>.</w:t>
      </w:r>
      <w:r w:rsidR="00A60667">
        <w:t xml:space="preserve"> </w:t>
      </w:r>
      <w:r w:rsidR="00AD6D7E" w:rsidRPr="00AD6D7E">
        <w:t>Ο τυχαίος σπόρος (seed) επιτρέπει την αναπαραγωγ</w:t>
      </w:r>
      <w:r w:rsidR="001C687E">
        <w:t>ή</w:t>
      </w:r>
      <w:r w:rsidR="00AD6D7E" w:rsidRPr="00AD6D7E">
        <w:t xml:space="preserve"> των τυχαίων διαδικασιών, είτε αυτές αφορούν τη σειρά των παρτίδων εικόνων, τους τυχαίους μετασχηματισμούς κατά την επαύξηση των δεδομένων ή την τυχαία αρχικοποίηση των βαρών.</w:t>
      </w:r>
      <w:r w:rsidR="00AD6D7E">
        <w:t xml:space="preserve"> </w:t>
      </w:r>
      <w:r w:rsidR="005941CC" w:rsidRPr="005941CC">
        <w:t xml:space="preserve">Η πραγματοποίηση περισσότερων εκτελέσεων θα </w:t>
      </w:r>
      <w:r w:rsidR="005941CC" w:rsidRPr="005941CC">
        <w:lastRenderedPageBreak/>
        <w:t>επέτρεπε τον υπολογισμό της μέσης απόδοσης και της διακύμανσης των αποτελεσμάτων, προσφέροντας μια πιο αξιόπιστη σύγκριση μεταξύ των μοντέλων.</w:t>
      </w:r>
    </w:p>
    <w:p w14:paraId="4E7A252E" w14:textId="77777777" w:rsidR="007E45B3" w:rsidRDefault="005941CC" w:rsidP="00C3727D">
      <w:r w:rsidRPr="005941CC">
        <w:t xml:space="preserve">Επιπλέον, θα μπορούσαν να δοκιμαστούν περισσότερες μέθοδοι για την αντιμετώπιση της ανισορροπίας των κλάσεων. Μια πιθανή επιλογή είναι η συνάρτηση απώλειας </w:t>
      </w:r>
      <w:r w:rsidR="00955360">
        <w:br/>
      </w:r>
      <w:r w:rsidRPr="005941CC">
        <w:t>Focal Loss, η οποία δίνει μεγαλύτερη έμφαση στα δείγματα που το μοντέλο δυσκολεύεται να ταξινομήσει.</w:t>
      </w:r>
      <w:r>
        <w:t xml:space="preserve"> </w:t>
      </w:r>
    </w:p>
    <w:p w14:paraId="1BF953EC" w14:textId="48BE9B64" w:rsidR="00694FEE" w:rsidRPr="00694FEE" w:rsidRDefault="007E45B3" w:rsidP="00C3727D">
      <w:r>
        <w:t>Τέλος</w:t>
      </w:r>
      <w:r w:rsidR="005941CC" w:rsidRPr="005941CC">
        <w:t xml:space="preserve">, θα μπορούσαν να αξιολογηθούν διαφορετικοί μετασχηματισμοί επαύξησης δεδομένων ή πιο </w:t>
      </w:r>
      <w:r w:rsidR="00A84FD8" w:rsidRPr="00A84FD8">
        <w:t xml:space="preserve">στοχευμένη </w:t>
      </w:r>
      <w:r w:rsidR="005941CC" w:rsidRPr="005941CC">
        <w:t>επαύξηση μόνο για τις σπάνιες κλάσεις. Οι μετασχηματισμοί αυτοί θα εφαρμόζονταν αποκλειστικά στο σύνολο εκπαίδευσης, χωρίς να μεταβάλλονται τα σύνολα επικύρωσης και ελέγχου.</w:t>
      </w:r>
      <w:r w:rsidR="00EA3F9F">
        <w:t xml:space="preserve"> </w:t>
      </w:r>
    </w:p>
    <w:p w14:paraId="0E580A26" w14:textId="656BB928" w:rsidR="000C52B5" w:rsidRPr="00334AF9" w:rsidRDefault="000C52B5" w:rsidP="00834C5A">
      <w:pPr>
        <w:pStyle w:val="a6"/>
      </w:pPr>
      <w:r w:rsidRPr="00334AF9">
        <w:lastRenderedPageBreak/>
        <w:t>Βιβλιογραφία</w:t>
      </w:r>
    </w:p>
    <w:tbl>
      <w:tblPr>
        <w:tblW w:w="7831" w:type="dxa"/>
        <w:tblInd w:w="108" w:type="dxa"/>
        <w:tblLayout w:type="fixed"/>
        <w:tblLook w:val="0000" w:firstRow="0" w:lastRow="0" w:firstColumn="0" w:lastColumn="0" w:noHBand="0" w:noVBand="0"/>
        <w:tblPrChange w:id="574" w:author="ΜΑΡΙΝΑ ΠΛΗΣΙΤΗ" w:date="2026-09-15T10:41:00Z" w16du:dateUtc="2026-09-15T07:41:00Z">
          <w:tblPr>
            <w:tblW w:w="8364" w:type="dxa"/>
            <w:tblInd w:w="108" w:type="dxa"/>
            <w:tblLayout w:type="fixed"/>
            <w:tblLook w:val="0000" w:firstRow="0" w:lastRow="0" w:firstColumn="0" w:lastColumn="0" w:noHBand="0" w:noVBand="0"/>
          </w:tblPr>
        </w:tblPrChange>
      </w:tblPr>
      <w:tblGrid>
        <w:gridCol w:w="885"/>
        <w:gridCol w:w="6946"/>
        <w:tblGridChange w:id="575">
          <w:tblGrid>
            <w:gridCol w:w="885"/>
            <w:gridCol w:w="533"/>
            <w:gridCol w:w="6413"/>
            <w:gridCol w:w="533"/>
          </w:tblGrid>
        </w:tblGridChange>
      </w:tblGrid>
      <w:tr w:rsidR="000C52B5" w:rsidRPr="00515F78" w14:paraId="4B303C69" w14:textId="77777777" w:rsidTr="001C687E">
        <w:tc>
          <w:tcPr>
            <w:tcW w:w="885" w:type="dxa"/>
            <w:tcPrChange w:id="576" w:author="ΜΑΡΙΝΑ ΠΛΗΣΙΤΗ" w:date="2026-09-15T10:41:00Z" w16du:dateUtc="2026-09-15T07:41:00Z">
              <w:tcPr>
                <w:tcW w:w="1418" w:type="dxa"/>
                <w:gridSpan w:val="2"/>
              </w:tcPr>
            </w:tcPrChange>
          </w:tcPr>
          <w:p w14:paraId="628A17B0" w14:textId="6146FC68" w:rsidR="000C52B5" w:rsidRPr="00334AF9" w:rsidRDefault="000C52B5">
            <w:r w:rsidRPr="00334AF9">
              <w:t>[</w:t>
            </w:r>
            <w:r w:rsidR="00DF4B1B">
              <w:t>1</w:t>
            </w:r>
            <w:r w:rsidRPr="00334AF9">
              <w:t>]</w:t>
            </w:r>
          </w:p>
          <w:p w14:paraId="66BBAA81" w14:textId="77777777" w:rsidR="000C52B5" w:rsidRPr="00334AF9" w:rsidRDefault="000C52B5">
            <w:pPr>
              <w:rPr>
                <w:b/>
              </w:rPr>
            </w:pPr>
          </w:p>
        </w:tc>
        <w:tc>
          <w:tcPr>
            <w:tcW w:w="6946" w:type="dxa"/>
            <w:tcPrChange w:id="577" w:author="ΜΑΡΙΝΑ ΠΛΗΣΙΤΗ" w:date="2026-09-15T10:41:00Z" w16du:dateUtc="2026-09-15T07:41:00Z">
              <w:tcPr>
                <w:tcW w:w="6946" w:type="dxa"/>
                <w:gridSpan w:val="2"/>
              </w:tcPr>
            </w:tcPrChange>
          </w:tcPr>
          <w:p w14:paraId="48890276" w14:textId="7CE602F1" w:rsidR="000C52B5" w:rsidRPr="008F6840" w:rsidRDefault="00DF4B1B">
            <w:pPr>
              <w:rPr>
                <w:lang w:val="en-GB"/>
              </w:rPr>
            </w:pPr>
            <w:r w:rsidRPr="008F6840">
              <w:rPr>
                <w:lang w:val="en-GB"/>
              </w:rPr>
              <w:t>S. P. Kyathanahally, T. Hardeman, E. Merz, T. Bulas, M. Reyes, P. Isles, F. Pomati, and M. Baity-Jesi, “Deep learning classification of lake zooplankton,” Frontiers in Microbiology, vol. 12, Art. no. 746297, 2021.</w:t>
            </w:r>
          </w:p>
        </w:tc>
      </w:tr>
      <w:tr w:rsidR="000C52B5" w:rsidRPr="00515F78" w14:paraId="6460A01A" w14:textId="77777777" w:rsidTr="001C687E">
        <w:tc>
          <w:tcPr>
            <w:tcW w:w="885" w:type="dxa"/>
            <w:tcPrChange w:id="578" w:author="ΜΑΡΙΝΑ ΠΛΗΣΙΤΗ" w:date="2026-09-15T10:41:00Z" w16du:dateUtc="2026-09-15T07:41:00Z">
              <w:tcPr>
                <w:tcW w:w="1418" w:type="dxa"/>
                <w:gridSpan w:val="2"/>
              </w:tcPr>
            </w:tcPrChange>
          </w:tcPr>
          <w:p w14:paraId="148A764B" w14:textId="33DCE926" w:rsidR="000C52B5" w:rsidRPr="00334AF9" w:rsidRDefault="000C52B5">
            <w:r w:rsidRPr="00334AF9">
              <w:t>[</w:t>
            </w:r>
            <w:r w:rsidR="00DF4B1B">
              <w:t>2</w:t>
            </w:r>
            <w:r w:rsidRPr="00334AF9">
              <w:t>]</w:t>
            </w:r>
          </w:p>
        </w:tc>
        <w:tc>
          <w:tcPr>
            <w:tcW w:w="6946" w:type="dxa"/>
            <w:tcPrChange w:id="579" w:author="ΜΑΡΙΝΑ ΠΛΗΣΙΤΗ" w:date="2026-09-15T10:41:00Z" w16du:dateUtc="2026-09-15T07:41:00Z">
              <w:tcPr>
                <w:tcW w:w="6946" w:type="dxa"/>
                <w:gridSpan w:val="2"/>
              </w:tcPr>
            </w:tcPrChange>
          </w:tcPr>
          <w:p w14:paraId="1EE8CF2C" w14:textId="46BE14ED" w:rsidR="000C52B5" w:rsidRPr="008F6840" w:rsidRDefault="00DF4B1B">
            <w:pPr>
              <w:rPr>
                <w:lang w:val="en-GB"/>
              </w:rPr>
            </w:pPr>
            <w:r w:rsidRPr="008F6840">
              <w:rPr>
                <w:lang w:val="en-GB"/>
              </w:rPr>
              <w:t>I. Goodfellow, Y. Bengio, and A. Courville, Deep Learning. Cambridge, MA, USA: MIT Press, 2016.</w:t>
            </w:r>
          </w:p>
        </w:tc>
      </w:tr>
      <w:tr w:rsidR="000C52B5" w:rsidRPr="00334AF9" w14:paraId="3AF68EF3" w14:textId="77777777" w:rsidTr="001C687E">
        <w:tc>
          <w:tcPr>
            <w:tcW w:w="885" w:type="dxa"/>
            <w:tcPrChange w:id="580" w:author="ΜΑΡΙΝΑ ΠΛΗΣΙΤΗ" w:date="2026-09-15T10:41:00Z" w16du:dateUtc="2026-09-15T07:41:00Z">
              <w:tcPr>
                <w:tcW w:w="1418" w:type="dxa"/>
                <w:gridSpan w:val="2"/>
              </w:tcPr>
            </w:tcPrChange>
          </w:tcPr>
          <w:p w14:paraId="69EAEC78" w14:textId="402953FD" w:rsidR="000C52B5" w:rsidRPr="00334AF9" w:rsidRDefault="000C52B5">
            <w:r w:rsidRPr="00334AF9">
              <w:t>[</w:t>
            </w:r>
            <w:r w:rsidR="00DF4B1B">
              <w:t>3</w:t>
            </w:r>
            <w:r w:rsidRPr="00334AF9">
              <w:t>]</w:t>
            </w:r>
          </w:p>
        </w:tc>
        <w:tc>
          <w:tcPr>
            <w:tcW w:w="6946" w:type="dxa"/>
            <w:tcPrChange w:id="581" w:author="ΜΑΡΙΝΑ ΠΛΗΣΙΤΗ" w:date="2026-09-15T10:41:00Z" w16du:dateUtc="2026-09-15T07:41:00Z">
              <w:tcPr>
                <w:tcW w:w="6946" w:type="dxa"/>
                <w:gridSpan w:val="2"/>
              </w:tcPr>
            </w:tcPrChange>
          </w:tcPr>
          <w:p w14:paraId="747EAE6D" w14:textId="39533C93" w:rsidR="000C52B5" w:rsidRPr="00334AF9" w:rsidRDefault="00DF4B1B">
            <w:r w:rsidRPr="008F6840">
              <w:rPr>
                <w:lang w:val="en-GB"/>
              </w:rPr>
              <w:t xml:space="preserve">S. Ioffe and C. Szegedy, “Batch normalization: Accelerating deep network training by reducing internal covariate shift,” in Proceedings of the 32nd International Conference on Machine Learning – ICML 2015, ser. </w:t>
            </w:r>
            <w:r w:rsidRPr="003F4C4E">
              <w:t>Proceedings of Machine Learning Research, 2015, vol. 37, pp. 448–456.</w:t>
            </w:r>
          </w:p>
        </w:tc>
      </w:tr>
      <w:tr w:rsidR="000C52B5" w:rsidRPr="00334AF9" w14:paraId="68F8B102" w14:textId="77777777" w:rsidTr="001C687E">
        <w:trPr>
          <w:cantSplit/>
          <w:trPrChange w:id="582" w:author="ΜΑΡΙΝΑ ΠΛΗΣΙΤΗ" w:date="2026-09-15T10:41:00Z" w16du:dateUtc="2026-09-15T07:41:00Z">
            <w:trPr>
              <w:cantSplit/>
            </w:trPr>
          </w:trPrChange>
        </w:trPr>
        <w:tc>
          <w:tcPr>
            <w:tcW w:w="885" w:type="dxa"/>
            <w:tcPrChange w:id="583" w:author="ΜΑΡΙΝΑ ΠΛΗΣΙΤΗ" w:date="2026-09-15T10:41:00Z" w16du:dateUtc="2026-09-15T07:41:00Z">
              <w:tcPr>
                <w:tcW w:w="1418" w:type="dxa"/>
                <w:gridSpan w:val="2"/>
              </w:tcPr>
            </w:tcPrChange>
          </w:tcPr>
          <w:p w14:paraId="1FD6C3CA" w14:textId="5D4E78AD" w:rsidR="000C52B5" w:rsidRPr="00334AF9" w:rsidRDefault="000C52B5">
            <w:r w:rsidRPr="00334AF9">
              <w:t>[</w:t>
            </w:r>
            <w:r w:rsidR="00DF4B1B">
              <w:t>4</w:t>
            </w:r>
            <w:r w:rsidRPr="00334AF9">
              <w:t>]</w:t>
            </w:r>
          </w:p>
        </w:tc>
        <w:tc>
          <w:tcPr>
            <w:tcW w:w="6946" w:type="dxa"/>
            <w:tcPrChange w:id="584" w:author="ΜΑΡΙΝΑ ΠΛΗΣΙΤΗ" w:date="2026-09-15T10:41:00Z" w16du:dateUtc="2026-09-15T07:41:00Z">
              <w:tcPr>
                <w:tcW w:w="6946" w:type="dxa"/>
                <w:gridSpan w:val="2"/>
              </w:tcPr>
            </w:tcPrChange>
          </w:tcPr>
          <w:p w14:paraId="0D21E91D" w14:textId="7E0B9D13" w:rsidR="000C52B5" w:rsidRPr="00334AF9" w:rsidRDefault="00DF4B1B">
            <w:r w:rsidRPr="008F6840">
              <w:rPr>
                <w:lang w:val="en-GB"/>
              </w:rPr>
              <w:t xml:space="preserve">F. Chollet, “Transfer learning &amp; fine-tuning,” Keras Developer Guides, 2023. </w:t>
            </w:r>
            <w:r w:rsidRPr="003F4C4E">
              <w:t xml:space="preserve">[Online]. Available: </w:t>
            </w:r>
            <w:r>
              <w:fldChar w:fldCharType="begin"/>
            </w:r>
            <w:r>
              <w:instrText>HYPERLINK "https://keras.io/guides/transfer_learning/"</w:instrText>
            </w:r>
            <w:r>
              <w:fldChar w:fldCharType="separate"/>
            </w:r>
            <w:r w:rsidRPr="003F4C4E">
              <w:rPr>
                <w:rStyle w:val="-"/>
              </w:rPr>
              <w:t>https://keras.io/guides/transfer_learning/</w:t>
            </w:r>
            <w:r>
              <w:fldChar w:fldCharType="end"/>
            </w:r>
            <w:r w:rsidRPr="003F4C4E">
              <w:t>.</w:t>
            </w:r>
          </w:p>
        </w:tc>
      </w:tr>
      <w:tr w:rsidR="000C52B5" w:rsidRPr="00515F78" w14:paraId="4C750726" w14:textId="77777777" w:rsidTr="001C687E">
        <w:tc>
          <w:tcPr>
            <w:tcW w:w="885" w:type="dxa"/>
            <w:tcPrChange w:id="585" w:author="ΜΑΡΙΝΑ ΠΛΗΣΙΤΗ" w:date="2026-09-15T10:41:00Z" w16du:dateUtc="2026-09-15T07:41:00Z">
              <w:tcPr>
                <w:tcW w:w="1418" w:type="dxa"/>
                <w:gridSpan w:val="2"/>
              </w:tcPr>
            </w:tcPrChange>
          </w:tcPr>
          <w:p w14:paraId="27AB91C3" w14:textId="64AC1BF0" w:rsidR="000C52B5" w:rsidRPr="00334AF9" w:rsidRDefault="000C52B5">
            <w:r w:rsidRPr="00334AF9">
              <w:t>[</w:t>
            </w:r>
            <w:r w:rsidR="00DF4B1B">
              <w:t>5</w:t>
            </w:r>
            <w:r w:rsidRPr="00334AF9">
              <w:t>]</w:t>
            </w:r>
          </w:p>
          <w:p w14:paraId="7C03BF3A" w14:textId="77777777" w:rsidR="000C52B5" w:rsidRPr="00334AF9" w:rsidRDefault="000C52B5">
            <w:pPr>
              <w:rPr>
                <w:b/>
              </w:rPr>
            </w:pPr>
          </w:p>
        </w:tc>
        <w:tc>
          <w:tcPr>
            <w:tcW w:w="6946" w:type="dxa"/>
            <w:tcPrChange w:id="586" w:author="ΜΑΡΙΝΑ ΠΛΗΣΙΤΗ" w:date="2026-09-15T10:41:00Z" w16du:dateUtc="2026-09-15T07:41:00Z">
              <w:tcPr>
                <w:tcW w:w="6946" w:type="dxa"/>
                <w:gridSpan w:val="2"/>
              </w:tcPr>
            </w:tcPrChange>
          </w:tcPr>
          <w:p w14:paraId="36CC08A9" w14:textId="06C4A984" w:rsidR="000C52B5" w:rsidRPr="008F6840" w:rsidRDefault="00DF4B1B">
            <w:pPr>
              <w:rPr>
                <w:lang w:val="en-GB"/>
              </w:rPr>
            </w:pPr>
            <w:r w:rsidRPr="008F6840">
              <w:rPr>
                <w:lang w:val="en-GB"/>
              </w:rPr>
              <w:t>J. L. Ba, J. R. Kiros, and G. E. Hinton, “Layer normalization,” arXiv preprint arXiv:1607.06450, 2016.</w:t>
            </w:r>
          </w:p>
        </w:tc>
      </w:tr>
      <w:tr w:rsidR="000C52B5" w:rsidRPr="00515F78" w14:paraId="31769FA7" w14:textId="77777777" w:rsidTr="001C687E">
        <w:tc>
          <w:tcPr>
            <w:tcW w:w="885" w:type="dxa"/>
            <w:tcPrChange w:id="587" w:author="ΜΑΡΙΝΑ ΠΛΗΣΙΤΗ" w:date="2026-09-15T10:41:00Z" w16du:dateUtc="2026-09-15T07:41:00Z">
              <w:tcPr>
                <w:tcW w:w="1418" w:type="dxa"/>
                <w:gridSpan w:val="2"/>
              </w:tcPr>
            </w:tcPrChange>
          </w:tcPr>
          <w:p w14:paraId="40A008C8" w14:textId="7DA3F6A1" w:rsidR="000C52B5" w:rsidRPr="00334AF9" w:rsidRDefault="000C52B5">
            <w:r w:rsidRPr="00334AF9">
              <w:t>[</w:t>
            </w:r>
            <w:r w:rsidR="00DF4B1B">
              <w:t>6</w:t>
            </w:r>
            <w:r w:rsidRPr="00334AF9">
              <w:t>]</w:t>
            </w:r>
          </w:p>
        </w:tc>
        <w:tc>
          <w:tcPr>
            <w:tcW w:w="6946" w:type="dxa"/>
            <w:tcPrChange w:id="588" w:author="ΜΑΡΙΝΑ ΠΛΗΣΙΤΗ" w:date="2026-09-15T10:41:00Z" w16du:dateUtc="2026-09-15T07:41:00Z">
              <w:tcPr>
                <w:tcW w:w="6946" w:type="dxa"/>
                <w:gridSpan w:val="2"/>
              </w:tcPr>
            </w:tcPrChange>
          </w:tcPr>
          <w:p w14:paraId="567DC18A" w14:textId="6096C81D" w:rsidR="00DF4B1B" w:rsidRPr="008F6840" w:rsidRDefault="00DF4B1B">
            <w:pPr>
              <w:rPr>
                <w:lang w:val="en-GB"/>
              </w:rPr>
            </w:pPr>
            <w:r w:rsidRPr="008F6840">
              <w:rPr>
                <w:lang w:val="en-GB"/>
              </w:rPr>
              <w:t>D. P. Kingma and J. Ba, “Adam: A method for stochastic optimization,” in Proceedings of the 3rd International Conference on Learning Representations – ICLR 2015, San Diego, CA, USA, 2015.</w:t>
            </w:r>
          </w:p>
        </w:tc>
      </w:tr>
      <w:tr w:rsidR="00DF4B1B" w:rsidRPr="00515F78" w14:paraId="40D09E41" w14:textId="77777777" w:rsidTr="001C687E">
        <w:tc>
          <w:tcPr>
            <w:tcW w:w="885" w:type="dxa"/>
            <w:tcPrChange w:id="589" w:author="ΜΑΡΙΝΑ ΠΛΗΣΙΤΗ" w:date="2026-09-15T10:41:00Z" w16du:dateUtc="2026-09-15T07:41:00Z">
              <w:tcPr>
                <w:tcW w:w="1418" w:type="dxa"/>
                <w:gridSpan w:val="2"/>
              </w:tcPr>
            </w:tcPrChange>
          </w:tcPr>
          <w:p w14:paraId="174A3BC0" w14:textId="4664A2FC" w:rsidR="00DF4B1B" w:rsidRPr="00334AF9" w:rsidRDefault="00DF4B1B">
            <w:r>
              <w:t>[7]</w:t>
            </w:r>
          </w:p>
        </w:tc>
        <w:tc>
          <w:tcPr>
            <w:tcW w:w="6946" w:type="dxa"/>
            <w:tcPrChange w:id="590" w:author="ΜΑΡΙΝΑ ΠΛΗΣΙΤΗ" w:date="2026-09-15T10:41:00Z" w16du:dateUtc="2026-09-15T07:41:00Z">
              <w:tcPr>
                <w:tcW w:w="6946" w:type="dxa"/>
                <w:gridSpan w:val="2"/>
              </w:tcPr>
            </w:tcPrChange>
          </w:tcPr>
          <w:p w14:paraId="15E30201" w14:textId="21B1E159" w:rsidR="00DF4B1B" w:rsidRPr="008F6840" w:rsidRDefault="00DF4B1B">
            <w:pPr>
              <w:rPr>
                <w:lang w:val="en-GB"/>
              </w:rPr>
            </w:pPr>
            <w:r w:rsidRPr="008F6840">
              <w:rPr>
                <w:lang w:val="en-GB"/>
              </w:rPr>
              <w:t>O. Russakovsky, J. Deng, H. Su, J. Krause, S. Satheesh, S. Ma, Z. Huang, A. Karpathy, A. Khosla, M. Bernstein, A. C. Berg, and L. Fei-Fei, “ImageNet large scale visual recognition challenge,” International Journal of Computer Vision, vol. 115, pp. 211–252, 2015.</w:t>
            </w:r>
          </w:p>
        </w:tc>
      </w:tr>
      <w:tr w:rsidR="00DF4B1B" w:rsidRPr="00515F78" w14:paraId="57F615C9" w14:textId="77777777" w:rsidTr="001C687E">
        <w:tc>
          <w:tcPr>
            <w:tcW w:w="885" w:type="dxa"/>
            <w:tcPrChange w:id="591" w:author="ΜΑΡΙΝΑ ΠΛΗΣΙΤΗ" w:date="2026-09-15T10:41:00Z" w16du:dateUtc="2026-09-15T07:41:00Z">
              <w:tcPr>
                <w:tcW w:w="1418" w:type="dxa"/>
                <w:gridSpan w:val="2"/>
              </w:tcPr>
            </w:tcPrChange>
          </w:tcPr>
          <w:p w14:paraId="4447DCFE" w14:textId="275571A2" w:rsidR="00DF4B1B" w:rsidRDefault="00DF4B1B">
            <w:r>
              <w:t>[8]</w:t>
            </w:r>
          </w:p>
        </w:tc>
        <w:tc>
          <w:tcPr>
            <w:tcW w:w="6946" w:type="dxa"/>
            <w:tcPrChange w:id="592" w:author="ΜΑΡΙΝΑ ΠΛΗΣΙΤΗ" w:date="2026-09-15T10:41:00Z" w16du:dateUtc="2026-09-15T07:41:00Z">
              <w:tcPr>
                <w:tcW w:w="6946" w:type="dxa"/>
                <w:gridSpan w:val="2"/>
              </w:tcPr>
            </w:tcPrChange>
          </w:tcPr>
          <w:p w14:paraId="13F5CE3F" w14:textId="558C3773" w:rsidR="00DF4B1B" w:rsidRPr="008F6840" w:rsidRDefault="00DF4B1B">
            <w:pPr>
              <w:rPr>
                <w:lang w:val="en-GB"/>
              </w:rPr>
            </w:pPr>
            <w:r w:rsidRPr="008F6840">
              <w:rPr>
                <w:lang w:val="en-GB"/>
              </w:rPr>
              <w:t>H. He and E. A. Garcia, “Learning from imbalanced data,” IEEE Transactions on Knowledge and Data Engineering, vol. 21, no. 9, pp. 1263–1284, 2009.</w:t>
            </w:r>
          </w:p>
        </w:tc>
      </w:tr>
      <w:tr w:rsidR="00DF4B1B" w:rsidRPr="00334AF9" w14:paraId="7E57E449" w14:textId="77777777" w:rsidTr="001C687E">
        <w:tc>
          <w:tcPr>
            <w:tcW w:w="885" w:type="dxa"/>
            <w:tcPrChange w:id="593" w:author="ΜΑΡΙΝΑ ΠΛΗΣΙΤΗ" w:date="2026-09-15T10:41:00Z" w16du:dateUtc="2026-09-15T07:41:00Z">
              <w:tcPr>
                <w:tcW w:w="1418" w:type="dxa"/>
                <w:gridSpan w:val="2"/>
              </w:tcPr>
            </w:tcPrChange>
          </w:tcPr>
          <w:p w14:paraId="72EDDEB9" w14:textId="6FD9DA5D" w:rsidR="00DF4B1B" w:rsidRDefault="00DF4B1B">
            <w:r>
              <w:t>[9]</w:t>
            </w:r>
          </w:p>
        </w:tc>
        <w:tc>
          <w:tcPr>
            <w:tcW w:w="6946" w:type="dxa"/>
            <w:tcPrChange w:id="594" w:author="ΜΑΡΙΝΑ ΠΛΗΣΙΤΗ" w:date="2026-09-15T10:41:00Z" w16du:dateUtc="2026-09-15T07:41:00Z">
              <w:tcPr>
                <w:tcW w:w="6946" w:type="dxa"/>
                <w:gridSpan w:val="2"/>
              </w:tcPr>
            </w:tcPrChange>
          </w:tcPr>
          <w:p w14:paraId="2A86542C" w14:textId="5193EFEC" w:rsidR="00DF4B1B" w:rsidRPr="003F4C4E" w:rsidRDefault="00DF4B1B" w:rsidP="00DF4B1B">
            <w:r w:rsidRPr="008F6840">
              <w:rPr>
                <w:lang w:val="en-GB"/>
              </w:rPr>
              <w:t xml:space="preserve">M. Tan and Q. V. Le, “EfficientNet: Rethinking model scaling for convolutional neural networks,” in Proceedings of the 36th International Conference on Machine Learning – ICML 2019, ser. </w:t>
            </w:r>
            <w:r w:rsidRPr="00DF4B1B">
              <w:t>Proceedings of Machine Learning Research, 2019, vol. 97, pp. 6105–6114.</w:t>
            </w:r>
          </w:p>
        </w:tc>
      </w:tr>
      <w:tr w:rsidR="00DF4B1B" w:rsidRPr="00515F78" w14:paraId="2EA4B67B" w14:textId="77777777" w:rsidTr="001C687E">
        <w:tc>
          <w:tcPr>
            <w:tcW w:w="885" w:type="dxa"/>
            <w:tcPrChange w:id="595" w:author="ΜΑΡΙΝΑ ΠΛΗΣΙΤΗ" w:date="2026-09-15T10:41:00Z" w16du:dateUtc="2026-09-15T07:41:00Z">
              <w:tcPr>
                <w:tcW w:w="1418" w:type="dxa"/>
                <w:gridSpan w:val="2"/>
              </w:tcPr>
            </w:tcPrChange>
          </w:tcPr>
          <w:p w14:paraId="586F1EDE" w14:textId="727122C2" w:rsidR="00DF4B1B" w:rsidRDefault="00DF4B1B">
            <w:r>
              <w:t>[10]</w:t>
            </w:r>
          </w:p>
        </w:tc>
        <w:tc>
          <w:tcPr>
            <w:tcW w:w="6946" w:type="dxa"/>
            <w:tcPrChange w:id="596" w:author="ΜΑΡΙΝΑ ΠΛΗΣΙΤΗ" w:date="2026-09-15T10:41:00Z" w16du:dateUtc="2026-09-15T07:41:00Z">
              <w:tcPr>
                <w:tcW w:w="6946" w:type="dxa"/>
                <w:gridSpan w:val="2"/>
              </w:tcPr>
            </w:tcPrChange>
          </w:tcPr>
          <w:p w14:paraId="3A000AA2" w14:textId="157D85B0" w:rsidR="00DF4B1B" w:rsidRPr="008F6840" w:rsidRDefault="00DF4B1B" w:rsidP="00DF4B1B">
            <w:pPr>
              <w:rPr>
                <w:lang w:val="en-GB"/>
              </w:rPr>
            </w:pPr>
            <w:r w:rsidRPr="008F6840">
              <w:rPr>
                <w:lang w:val="en-GB"/>
              </w:rPr>
              <w:t>A. G. Howard, M. Zhu, B. Chen, D. Kalenichenko, W. Wang, T. Weyand, M. Andreetto, and H. Adam, “MobileNets: Efficient convolutional neural networks for mobile vision applications,” arXiv preprint arXiv:1704.04861, 2017.</w:t>
            </w:r>
          </w:p>
        </w:tc>
      </w:tr>
      <w:tr w:rsidR="00DF4B1B" w:rsidRPr="00515F78" w14:paraId="12C52A6B" w14:textId="77777777" w:rsidTr="001C687E">
        <w:tc>
          <w:tcPr>
            <w:tcW w:w="885" w:type="dxa"/>
            <w:tcPrChange w:id="597" w:author="ΜΑΡΙΝΑ ΠΛΗΣΙΤΗ" w:date="2026-09-15T10:41:00Z" w16du:dateUtc="2026-09-15T07:41:00Z">
              <w:tcPr>
                <w:tcW w:w="1418" w:type="dxa"/>
                <w:gridSpan w:val="2"/>
              </w:tcPr>
            </w:tcPrChange>
          </w:tcPr>
          <w:p w14:paraId="255BF337" w14:textId="25604A55" w:rsidR="00DF4B1B" w:rsidRDefault="00DF4B1B">
            <w:r>
              <w:lastRenderedPageBreak/>
              <w:t>[11]</w:t>
            </w:r>
          </w:p>
        </w:tc>
        <w:tc>
          <w:tcPr>
            <w:tcW w:w="6946" w:type="dxa"/>
            <w:tcPrChange w:id="598" w:author="ΜΑΡΙΝΑ ΠΛΗΣΙΤΗ" w:date="2026-09-15T10:41:00Z" w16du:dateUtc="2026-09-15T07:41:00Z">
              <w:tcPr>
                <w:tcW w:w="6946" w:type="dxa"/>
                <w:gridSpan w:val="2"/>
              </w:tcPr>
            </w:tcPrChange>
          </w:tcPr>
          <w:p w14:paraId="538E3CF3" w14:textId="0E686042" w:rsidR="00DF4B1B" w:rsidRPr="00A27E37" w:rsidRDefault="00DF4B1B" w:rsidP="00DF4B1B">
            <w:pPr>
              <w:rPr>
                <w:lang w:val="en-US"/>
              </w:rPr>
            </w:pPr>
            <w:r w:rsidRPr="008F6840">
              <w:rPr>
                <w:lang w:val="en-GB"/>
              </w:rPr>
              <w:t>Z. Liu, H. Mao, C.-Y. Wu, C. Feichtenhofer, T. Darrell, and S. Xie, “A ConvNet for the 2020s,” in Proceedings of the IEEE/CVF Conference on Computer Vision and Pattern Recognition – CVPR 2022, New Orleans, LA, USA, 2022, pp. 11976–11986.</w:t>
            </w:r>
          </w:p>
        </w:tc>
      </w:tr>
      <w:tr w:rsidR="00A27E37" w:rsidRPr="00515F78" w14:paraId="1F6FDB6E" w14:textId="77777777" w:rsidTr="001C687E">
        <w:tc>
          <w:tcPr>
            <w:tcW w:w="885" w:type="dxa"/>
            <w:tcPrChange w:id="599" w:author="ΜΑΡΙΝΑ ΠΛΗΣΙΤΗ" w:date="2026-09-15T10:41:00Z" w16du:dateUtc="2026-09-15T07:41:00Z">
              <w:tcPr>
                <w:tcW w:w="1418" w:type="dxa"/>
                <w:gridSpan w:val="2"/>
              </w:tcPr>
            </w:tcPrChange>
          </w:tcPr>
          <w:p w14:paraId="718778E2" w14:textId="120E537F" w:rsidR="00A27E37" w:rsidRPr="00A27E37" w:rsidRDefault="00A27E37">
            <w:pPr>
              <w:rPr>
                <w:lang w:val="en-US"/>
              </w:rPr>
            </w:pPr>
            <w:r>
              <w:rPr>
                <w:lang w:val="en-US"/>
              </w:rPr>
              <w:t>[12]</w:t>
            </w:r>
          </w:p>
        </w:tc>
        <w:tc>
          <w:tcPr>
            <w:tcW w:w="6946" w:type="dxa"/>
            <w:tcPrChange w:id="600" w:author="ΜΑΡΙΝΑ ΠΛΗΣΙΤΗ" w:date="2026-09-15T10:41:00Z" w16du:dateUtc="2026-09-15T07:41:00Z">
              <w:tcPr>
                <w:tcW w:w="6946" w:type="dxa"/>
                <w:gridSpan w:val="2"/>
              </w:tcPr>
            </w:tcPrChange>
          </w:tcPr>
          <w:p w14:paraId="75357900" w14:textId="69B1CACD" w:rsidR="00A27E37" w:rsidRPr="008F6840" w:rsidRDefault="00A27E37" w:rsidP="00DF4B1B">
            <w:pPr>
              <w:rPr>
                <w:lang w:val="en-GB"/>
              </w:rPr>
            </w:pPr>
            <w:r w:rsidRPr="008F6840">
              <w:rPr>
                <w:lang w:val="en-GB"/>
              </w:rPr>
              <w:t>J. Dai, R. Wang, H. Zheng, G. Ji, and X. Qiao, “ZooplanktoNet: Deep convolutional network for zooplankton classification,” in OCEANS 2016 – Shanghai, 2016, pp. 1–6, doi: 10.1109/OCEANSAP.2016.7485680.</w:t>
            </w:r>
          </w:p>
        </w:tc>
      </w:tr>
      <w:tr w:rsidR="00A27E37" w:rsidRPr="00515F78" w14:paraId="3DA52BC0" w14:textId="77777777" w:rsidTr="001C687E">
        <w:tc>
          <w:tcPr>
            <w:tcW w:w="885" w:type="dxa"/>
            <w:tcPrChange w:id="601" w:author="ΜΑΡΙΝΑ ΠΛΗΣΙΤΗ" w:date="2026-09-15T10:41:00Z" w16du:dateUtc="2026-09-15T07:41:00Z">
              <w:tcPr>
                <w:tcW w:w="1418" w:type="dxa"/>
                <w:gridSpan w:val="2"/>
              </w:tcPr>
            </w:tcPrChange>
          </w:tcPr>
          <w:p w14:paraId="7861735E" w14:textId="72142926" w:rsidR="00A27E37" w:rsidRDefault="00A27E37">
            <w:pPr>
              <w:rPr>
                <w:lang w:val="en-US"/>
              </w:rPr>
            </w:pPr>
            <w:r>
              <w:rPr>
                <w:lang w:val="en-US"/>
              </w:rPr>
              <w:t>[13]</w:t>
            </w:r>
          </w:p>
        </w:tc>
        <w:tc>
          <w:tcPr>
            <w:tcW w:w="6946" w:type="dxa"/>
            <w:tcPrChange w:id="602" w:author="ΜΑΡΙΝΑ ΠΛΗΣΙΤΗ" w:date="2026-09-15T10:41:00Z" w16du:dateUtc="2026-09-15T07:41:00Z">
              <w:tcPr>
                <w:tcW w:w="6946" w:type="dxa"/>
                <w:gridSpan w:val="2"/>
              </w:tcPr>
            </w:tcPrChange>
          </w:tcPr>
          <w:p w14:paraId="4D93E42B" w14:textId="50C83A14" w:rsidR="00A27E37" w:rsidRPr="008F6840" w:rsidRDefault="00A27E37" w:rsidP="00DF4B1B">
            <w:pPr>
              <w:rPr>
                <w:lang w:val="en-GB"/>
              </w:rPr>
            </w:pPr>
            <w:r w:rsidRPr="008F6840">
              <w:rPr>
                <w:lang w:val="en-GB"/>
              </w:rPr>
              <w:t>J. Y. Luo, J.-O. Irisson, B. Graham, C. Guigand, A. Sarafraz, C. Mader, and R. K. Cowen, “Automated plankton image analysis using convolutional neural networks,” Limnology and Oceanography: Methods, vol. 16, pp. 814–827, 2018, doi: 10.1002/lom3.10285.</w:t>
            </w:r>
          </w:p>
        </w:tc>
      </w:tr>
      <w:tr w:rsidR="00A27E37" w:rsidRPr="00515F78" w14:paraId="6C0B99E7" w14:textId="77777777" w:rsidTr="001C687E">
        <w:tc>
          <w:tcPr>
            <w:tcW w:w="885" w:type="dxa"/>
            <w:tcPrChange w:id="603" w:author="ΜΑΡΙΝΑ ΠΛΗΣΙΤΗ" w:date="2026-09-15T10:41:00Z" w16du:dateUtc="2026-09-15T07:41:00Z">
              <w:tcPr>
                <w:tcW w:w="1418" w:type="dxa"/>
                <w:gridSpan w:val="2"/>
              </w:tcPr>
            </w:tcPrChange>
          </w:tcPr>
          <w:p w14:paraId="1E206A29" w14:textId="2ECEDDB9" w:rsidR="00A27E37" w:rsidRDefault="00A27E37">
            <w:pPr>
              <w:rPr>
                <w:lang w:val="en-US"/>
              </w:rPr>
            </w:pPr>
            <w:r>
              <w:rPr>
                <w:lang w:val="en-US"/>
              </w:rPr>
              <w:t>[14]</w:t>
            </w:r>
          </w:p>
        </w:tc>
        <w:tc>
          <w:tcPr>
            <w:tcW w:w="6946" w:type="dxa"/>
            <w:tcPrChange w:id="604" w:author="ΜΑΡΙΝΑ ΠΛΗΣΙΤΗ" w:date="2026-09-15T10:41:00Z" w16du:dateUtc="2026-09-15T07:41:00Z">
              <w:tcPr>
                <w:tcW w:w="6946" w:type="dxa"/>
                <w:gridSpan w:val="2"/>
              </w:tcPr>
            </w:tcPrChange>
          </w:tcPr>
          <w:p w14:paraId="5C95708C" w14:textId="7858B6C6" w:rsidR="00A27E37" w:rsidRPr="008F6840" w:rsidRDefault="00A27E37" w:rsidP="00DF4B1B">
            <w:pPr>
              <w:rPr>
                <w:lang w:val="en-GB"/>
              </w:rPr>
            </w:pPr>
            <w:r w:rsidRPr="008F6840">
              <w:rPr>
                <w:lang w:val="en-GB"/>
              </w:rPr>
              <w:t>A. Lumini and L. Nanni, “Deep learning and transfer learning features for plankton classification,” Ecological Informatics, vol. 51, pp. 33–43, 2019, doi: 10.1016/j.ecoinf.2019.02.007.</w:t>
            </w:r>
          </w:p>
        </w:tc>
      </w:tr>
      <w:tr w:rsidR="00A27E37" w:rsidRPr="00515F78" w14:paraId="67514D1F" w14:textId="77777777" w:rsidTr="001C687E">
        <w:tc>
          <w:tcPr>
            <w:tcW w:w="885" w:type="dxa"/>
            <w:tcPrChange w:id="605" w:author="ΜΑΡΙΝΑ ΠΛΗΣΙΤΗ" w:date="2026-09-15T10:41:00Z" w16du:dateUtc="2026-09-15T07:41:00Z">
              <w:tcPr>
                <w:tcW w:w="1418" w:type="dxa"/>
                <w:gridSpan w:val="2"/>
              </w:tcPr>
            </w:tcPrChange>
          </w:tcPr>
          <w:p w14:paraId="33C1114C" w14:textId="0EF2A9CA" w:rsidR="00A27E37" w:rsidRDefault="00A27E37">
            <w:pPr>
              <w:rPr>
                <w:lang w:val="en-US"/>
              </w:rPr>
            </w:pPr>
            <w:r>
              <w:rPr>
                <w:lang w:val="en-US"/>
              </w:rPr>
              <w:t>[15]</w:t>
            </w:r>
          </w:p>
        </w:tc>
        <w:tc>
          <w:tcPr>
            <w:tcW w:w="6946" w:type="dxa"/>
            <w:tcPrChange w:id="606" w:author="ΜΑΡΙΝΑ ΠΛΗΣΙΤΗ" w:date="2026-09-15T10:41:00Z" w16du:dateUtc="2026-09-15T07:41:00Z">
              <w:tcPr>
                <w:tcW w:w="6946" w:type="dxa"/>
                <w:gridSpan w:val="2"/>
              </w:tcPr>
            </w:tcPrChange>
          </w:tcPr>
          <w:p w14:paraId="10C16BCD" w14:textId="417EC2DD" w:rsidR="00A27E37" w:rsidRPr="008F6840" w:rsidRDefault="00A27E37" w:rsidP="00DF4B1B">
            <w:pPr>
              <w:rPr>
                <w:lang w:val="en-GB"/>
              </w:rPr>
            </w:pPr>
            <w:r w:rsidRPr="008F6840">
              <w:rPr>
                <w:lang w:val="en-GB"/>
              </w:rPr>
              <w:t>S. Hong, S. R. Mehdi, H. Huang, K. Shahani, Y. Zhang, Junaidullah, K. Raza, and M. A. Khan, “Classification of freshwater zooplankton by pre-trained convolutional neural network in underwater microscopy,” International Journal of Advanced Computer Science and Applications, vol. 11, no. 7, pp. 252–258, 2020, doi: 10.14569/IJACSA.2020.0110733.</w:t>
            </w:r>
          </w:p>
        </w:tc>
      </w:tr>
    </w:tbl>
    <w:p w14:paraId="2ED79F50" w14:textId="1DA37733" w:rsidR="000C52B5" w:rsidRPr="008F6840" w:rsidRDefault="000C52B5">
      <w:pPr>
        <w:rPr>
          <w:lang w:val="en-GB"/>
        </w:rPr>
      </w:pPr>
    </w:p>
    <w:sectPr w:rsidR="000C52B5" w:rsidRPr="008F6840" w:rsidSect="004F6111">
      <w:footerReference w:type="default" r:id="rId38"/>
      <w:pgSz w:w="11907" w:h="16840" w:code="9"/>
      <w:pgMar w:top="1440" w:right="1800" w:bottom="1440" w:left="180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ΜΑΡΙΝΑ ΠΛΗΣΙΤΗ" w:date="2026-09-14T18:12:00Z" w:initials="ΜΠ">
    <w:p w14:paraId="2BC13762" w14:textId="77777777" w:rsidR="008F6840" w:rsidRPr="00F078EF" w:rsidRDefault="008F6840" w:rsidP="008F6840">
      <w:pPr>
        <w:pStyle w:val="af2"/>
        <w:jc w:val="left"/>
        <w:rPr>
          <w:lang w:val="en-US"/>
        </w:rPr>
      </w:pPr>
      <w:r>
        <w:rPr>
          <w:rStyle w:val="af1"/>
        </w:rPr>
        <w:annotationRef/>
      </w:r>
      <w:r>
        <w:t>Η πρώτη σειρά των παραγράφων να έχει μια εσοχή - σε όλο το κείμενο.</w:t>
      </w:r>
    </w:p>
  </w:comment>
  <w:comment w:id="3" w:author="ΜΑΡΙΝΑ ΠΛΗΣΙΤΗ" w:date="2026-09-14T18:17:00Z" w:initials="ΜΠ">
    <w:p w14:paraId="4574716E" w14:textId="77777777" w:rsidR="008F6840" w:rsidRDefault="008F6840" w:rsidP="008F6840">
      <w:pPr>
        <w:pStyle w:val="af2"/>
        <w:jc w:val="left"/>
      </w:pPr>
      <w:r>
        <w:rPr>
          <w:rStyle w:val="af1"/>
        </w:rPr>
        <w:annotationRef/>
      </w:r>
      <w:r>
        <w:t>ελληνικά</w:t>
      </w:r>
    </w:p>
  </w:comment>
  <w:comment w:id="4" w:author="ΜΑΡΙΝΑ ΠΛΗΣΙΤΗ" w:date="2026-09-14T18:19:00Z" w:initials="ΜΠ">
    <w:p w14:paraId="1898B7E0" w14:textId="77777777" w:rsidR="003F19B3" w:rsidRDefault="003F19B3" w:rsidP="003F19B3">
      <w:pPr>
        <w:pStyle w:val="af2"/>
        <w:jc w:val="left"/>
      </w:pPr>
      <w:r>
        <w:rPr>
          <w:rStyle w:val="af1"/>
        </w:rPr>
        <w:annotationRef/>
      </w:r>
      <w:r>
        <w:t>Διόρθωσε το αγγλικό abstract σύμφωνα με τις αλλαγές που έκανα στο ελληνικό</w:t>
      </w:r>
    </w:p>
  </w:comment>
  <w:comment w:id="17" w:author="ΜΑΡΙΝΑ ΠΛΗΣΙΤΗ" w:date="2026-09-14T23:19:00Z" w:initials="ΜΠ">
    <w:p w14:paraId="46B02700" w14:textId="77777777" w:rsidR="005F38EE" w:rsidRPr="00CC6B99" w:rsidRDefault="005F38EE" w:rsidP="005F38EE">
      <w:pPr>
        <w:pStyle w:val="af2"/>
        <w:jc w:val="left"/>
        <w:rPr>
          <w:lang w:val="en-US"/>
        </w:rPr>
      </w:pPr>
      <w:r>
        <w:rPr>
          <w:rStyle w:val="af1"/>
        </w:rPr>
        <w:annotationRef/>
      </w:r>
      <w:r>
        <w:t>Βάλε και κάποιες ενδεικτικές εικόνες</w:t>
      </w:r>
    </w:p>
  </w:comment>
  <w:comment w:id="18" w:author="ΜΑΡΙΝΑ ΠΛΗΣΙΤΗ" w:date="2026-09-14T18:29:00Z" w:initials="ΜΠ">
    <w:p w14:paraId="13320E05" w14:textId="77777777" w:rsidR="003F19B3" w:rsidRDefault="003F19B3" w:rsidP="003F19B3">
      <w:pPr>
        <w:pStyle w:val="af2"/>
        <w:jc w:val="left"/>
      </w:pPr>
      <w:r>
        <w:rPr>
          <w:rStyle w:val="af1"/>
        </w:rPr>
        <w:annotationRef/>
      </w:r>
      <w:r>
        <w:t>Τα νούμερα στις αναφορές θα έχουν αυξουσα διάταξη, ανάλογα με την εμφάνισή τους μέσα στο κείμενο. Δηλ εδώ αυτή η αναφορά εφόσον εμφανίζεται 2η από την αρχη του κειμένου θα πρέπει να έχει το νούμερο 2</w:t>
      </w:r>
    </w:p>
  </w:comment>
  <w:comment w:id="75" w:author="ΜΑΡΙΝΑ ΠΛΗΣΙΤΗ" w:date="2026-09-14T22:28:00Z" w:initials="ΜΠ">
    <w:p w14:paraId="1DBFF16A" w14:textId="77777777" w:rsidR="00A0654A" w:rsidRDefault="00A0654A" w:rsidP="00A0654A">
      <w:pPr>
        <w:pStyle w:val="af2"/>
        <w:jc w:val="left"/>
      </w:pPr>
      <w:r>
        <w:rPr>
          <w:rStyle w:val="af1"/>
        </w:rPr>
        <w:annotationRef/>
      </w:r>
      <w:r>
        <w:t>Στην εισαγωγή του Paper περιγράφονται πολλές άλλες μέθοδοι, καλό είναι να τις συμπεριλάβεις και αυτες</w:t>
      </w:r>
    </w:p>
  </w:comment>
  <w:comment w:id="108" w:author="ΜΑΡΙΝΑ ΠΛΗΣΙΤΗ" w:date="2026-09-14T22:39:00Z" w:initials="ΜΠ">
    <w:p w14:paraId="1C0F3402" w14:textId="77777777" w:rsidR="001F55B0" w:rsidRDefault="001F55B0" w:rsidP="001F55B0">
      <w:pPr>
        <w:pStyle w:val="af2"/>
        <w:jc w:val="left"/>
      </w:pPr>
      <w:r>
        <w:rPr>
          <w:rStyle w:val="af1"/>
        </w:rPr>
        <w:annotationRef/>
      </w:r>
      <w:r>
        <w:t>Γράψε και τον τύπο</w:t>
      </w:r>
    </w:p>
  </w:comment>
  <w:comment w:id="109" w:author="ΜΑΡΙΝΑ ΠΛΗΣΙΤΗ" w:date="2026-09-14T22:39:00Z" w:initials="ΜΠ">
    <w:p w14:paraId="195402F6" w14:textId="77777777" w:rsidR="001F55B0" w:rsidRDefault="001F55B0" w:rsidP="001F55B0">
      <w:pPr>
        <w:pStyle w:val="af2"/>
        <w:jc w:val="left"/>
      </w:pPr>
      <w:r>
        <w:rPr>
          <w:rStyle w:val="af1"/>
        </w:rPr>
        <w:annotationRef/>
      </w:r>
      <w:r>
        <w:t>Βελτίωσε την έκφραση</w:t>
      </w:r>
    </w:p>
  </w:comment>
  <w:comment w:id="124" w:author="ΜΑΡΙΝΑ ΠΛΗΣΙΤΗ" w:date="2026-09-14T23:02:00Z" w:initials="ΜΠ">
    <w:p w14:paraId="4F75A2C0" w14:textId="77777777" w:rsidR="00AA5CA6" w:rsidRDefault="00AA5CA6" w:rsidP="00AA5CA6">
      <w:pPr>
        <w:pStyle w:val="af2"/>
        <w:jc w:val="left"/>
      </w:pPr>
      <w:r>
        <w:rPr>
          <w:rStyle w:val="af1"/>
        </w:rPr>
        <w:annotationRef/>
      </w:r>
      <w:r>
        <w:t>ελληνικά</w:t>
      </w:r>
    </w:p>
  </w:comment>
  <w:comment w:id="127" w:author="ΜΑΡΙΝΑ ΠΛΗΣΙΤΗ" w:date="2026-09-14T23:06:00Z" w:initials="ΜΠ">
    <w:p w14:paraId="19BC7550" w14:textId="77777777" w:rsidR="00AA5CA6" w:rsidRDefault="00AA5CA6" w:rsidP="00AA5CA6">
      <w:pPr>
        <w:pStyle w:val="af2"/>
        <w:jc w:val="left"/>
      </w:pPr>
      <w:r>
        <w:rPr>
          <w:rStyle w:val="af1"/>
        </w:rPr>
        <w:annotationRef/>
      </w:r>
      <w:r>
        <w:t>Προσπάθησε να βρεις ελληνικη ορολογία</w:t>
      </w:r>
    </w:p>
  </w:comment>
  <w:comment w:id="149" w:author="ΜΑΡΙΝΑ ΠΛΗΣΙΤΗ" w:date="2026-09-14T23:18:00Z" w:initials="ΜΠ">
    <w:p w14:paraId="716EC242" w14:textId="77777777" w:rsidR="00834920" w:rsidRDefault="00834920" w:rsidP="00834920">
      <w:pPr>
        <w:pStyle w:val="af2"/>
        <w:jc w:val="left"/>
      </w:pPr>
      <w:r>
        <w:rPr>
          <w:rStyle w:val="af1"/>
        </w:rPr>
        <w:annotationRef/>
      </w:r>
      <w:r>
        <w:t>Αυτό καλύτερα να το βάλεις αργότερα, σε άλλο κεφάλαιο, αφού πρώτα έχεις περιγράψρι τις κλάσεις στη βάση δεδομένων</w:t>
      </w:r>
    </w:p>
  </w:comment>
  <w:comment w:id="231" w:author="ΜΑΡΙΝΑ ΠΛΗΣΙΤΗ" w:date="2026-09-15T09:05:00Z" w:initials="ΜΠ">
    <w:p w14:paraId="38E14CAC" w14:textId="77777777" w:rsidR="004753B9" w:rsidRDefault="004753B9" w:rsidP="004753B9">
      <w:pPr>
        <w:pStyle w:val="af2"/>
        <w:jc w:val="left"/>
      </w:pPr>
      <w:r>
        <w:rPr>
          <w:rStyle w:val="af1"/>
        </w:rPr>
        <w:annotationRef/>
      </w:r>
      <w:r>
        <w:t>Εδώ πρέπει να εξηγήσεις τη μέθοδο και να βάλεις την αντίστοιχη αναφορα. Επίσης, καλό θα ήταν να δώσεις και ένα παράδειγμα με εικόνες, πώς είναι αρχικά και τελικά μετά την παρεμβολή</w:t>
      </w:r>
    </w:p>
  </w:comment>
  <w:comment w:id="247" w:author="ΜΑΡΙΝΑ ΠΛΗΣΙΤΗ" w:date="2026-09-15T09:42:00Z" w:initials="ΜΠ">
    <w:p w14:paraId="1CAA9527" w14:textId="77777777" w:rsidR="00DC135F" w:rsidRDefault="00DC135F" w:rsidP="00DC135F">
      <w:pPr>
        <w:pStyle w:val="af2"/>
        <w:jc w:val="left"/>
      </w:pPr>
      <w:r>
        <w:rPr>
          <w:rStyle w:val="af1"/>
        </w:rPr>
        <w:annotationRef/>
      </w:r>
      <w:r>
        <w:t>σχήμα</w:t>
      </w:r>
    </w:p>
  </w:comment>
  <w:comment w:id="253" w:author="ΜΑΡΙΝΑ ΠΛΗΣΙΤΗ" w:date="2026-09-15T09:32:00Z" w:initials="ΜΠ">
    <w:p w14:paraId="43DC6EB3" w14:textId="77777777" w:rsidR="000B108C" w:rsidRDefault="000B108C" w:rsidP="000B108C">
      <w:pPr>
        <w:pStyle w:val="af2"/>
        <w:jc w:val="left"/>
      </w:pPr>
      <w:r>
        <w:rPr>
          <w:rStyle w:val="af1"/>
        </w:rPr>
        <w:annotationRef/>
      </w:r>
      <w:r>
        <w:t>Δείξτο αυτό και σχηματικά</w:t>
      </w:r>
    </w:p>
  </w:comment>
  <w:comment w:id="261" w:author="ΜΑΡΙΝΑ ΠΛΗΣΙΤΗ" w:date="2026-09-15T09:33:00Z" w:initials="ΜΠ">
    <w:p w14:paraId="3F4193E9" w14:textId="77777777" w:rsidR="000B108C" w:rsidRDefault="000B108C" w:rsidP="000B108C">
      <w:pPr>
        <w:pStyle w:val="af2"/>
        <w:jc w:val="left"/>
      </w:pPr>
      <w:r>
        <w:rPr>
          <w:rStyle w:val="af1"/>
        </w:rPr>
        <w:annotationRef/>
      </w:r>
      <w:r>
        <w:t>Αυτό να ξέρεις να εξηγείς τη διαδικασια σε περίπτωση που σε ρωτήσουν</w:t>
      </w:r>
    </w:p>
  </w:comment>
  <w:comment w:id="266" w:author="ΜΑΡΙΝΑ ΠΛΗΣΙΤΗ" w:date="2026-09-15T09:34:00Z" w:initials="ΜΠ">
    <w:p w14:paraId="49EAC76C" w14:textId="77777777" w:rsidR="000B108C" w:rsidRDefault="000B108C" w:rsidP="000B108C">
      <w:pPr>
        <w:pStyle w:val="af2"/>
        <w:jc w:val="left"/>
      </w:pPr>
      <w:r>
        <w:rPr>
          <w:rStyle w:val="af1"/>
        </w:rPr>
        <w:annotationRef/>
      </w:r>
      <w:r>
        <w:t>σχήμα</w:t>
      </w:r>
    </w:p>
  </w:comment>
  <w:comment w:id="279" w:author="ΜΑΡΙΝΑ ΠΛΗΣΙΤΗ" w:date="2026-09-15T09:37:00Z" w:initials="ΜΠ">
    <w:p w14:paraId="29D5A1D7" w14:textId="77777777" w:rsidR="000B108C" w:rsidRDefault="000B108C" w:rsidP="000B108C">
      <w:pPr>
        <w:pStyle w:val="af2"/>
        <w:jc w:val="left"/>
      </w:pPr>
      <w:r>
        <w:rPr>
          <w:rStyle w:val="af1"/>
        </w:rPr>
        <w:annotationRef/>
      </w:r>
      <w:r>
        <w:t>Γράψε το νούμερο 10-4 με εκθέτη</w:t>
      </w:r>
    </w:p>
  </w:comment>
  <w:comment w:id="282" w:author="ΜΑΡΙΝΑ ΠΛΗΣΙΤΗ" w:date="2026-09-15T09:38:00Z" w:initials="ΜΠ">
    <w:p w14:paraId="0DD0AA73" w14:textId="77777777" w:rsidR="00DC135F" w:rsidRDefault="00DC135F" w:rsidP="00DC135F">
      <w:pPr>
        <w:pStyle w:val="af2"/>
        <w:jc w:val="left"/>
      </w:pPr>
      <w:r>
        <w:rPr>
          <w:rStyle w:val="af1"/>
        </w:rPr>
        <w:annotationRef/>
      </w:r>
      <w:r>
        <w:t>Πρέπει να εξηγήσεις τι είναι αυτή η παράμετρος</w:t>
      </w:r>
    </w:p>
  </w:comment>
  <w:comment w:id="298" w:author="ΜΑΡΙΝΑ ΠΛΗΣΙΤΗ" w:date="2026-09-15T09:48:00Z" w:initials="ΜΠ">
    <w:p w14:paraId="70976B0A" w14:textId="77777777" w:rsidR="00297651" w:rsidRDefault="00297651" w:rsidP="00297651">
      <w:pPr>
        <w:pStyle w:val="af2"/>
        <w:jc w:val="left"/>
      </w:pPr>
      <w:r>
        <w:rPr>
          <w:rStyle w:val="af1"/>
        </w:rPr>
        <w:annotationRef/>
      </w:r>
      <w:r>
        <w:t>Καλό θα ήταν να δείξεις και τον πίνακα σύγχυσης για κάθε μοντέλο</w:t>
      </w:r>
    </w:p>
  </w:comment>
  <w:comment w:id="386" w:author="ΜΑΡΙΝΑ ΠΛΗΣΙΤΗ" w:date="2026-09-15T10:10:00Z" w:initials="ΜΠ">
    <w:p w14:paraId="7AF152E2" w14:textId="77777777" w:rsidR="008E3BB2" w:rsidRPr="002836E7" w:rsidRDefault="008E3BB2" w:rsidP="008E3BB2">
      <w:pPr>
        <w:pStyle w:val="af2"/>
        <w:jc w:val="left"/>
        <w:rPr>
          <w:lang w:val="en-US"/>
        </w:rPr>
      </w:pPr>
      <w:r>
        <w:rPr>
          <w:rStyle w:val="af1"/>
        </w:rPr>
        <w:annotationRef/>
      </w:r>
      <w:r>
        <w:t>Ισως πρέπει να επαναλάβεις εν συντομία τι είναι η κάθε μετρική, γιατι διαφορετικά ο αναγνώστης θα πρέπει να γυρίσει πίσω για δει τι είναι η καθεμια. Ας το συζητήσουμε αυτό στη συνάντηση</w:t>
      </w:r>
    </w:p>
  </w:comment>
  <w:comment w:id="389" w:author="ΜΑΡΙΝΑ ΠΛΗΣΙΤΗ" w:date="2026-09-15T10:08:00Z" w:initials="ΜΠ">
    <w:p w14:paraId="4213DA4C" w14:textId="77777777" w:rsidR="008E3BB2" w:rsidRDefault="008E3BB2" w:rsidP="008E3BB2">
      <w:pPr>
        <w:pStyle w:val="af2"/>
        <w:jc w:val="left"/>
      </w:pPr>
      <w:r>
        <w:rPr>
          <w:rStyle w:val="af1"/>
        </w:rPr>
        <w:annotationRef/>
      </w:r>
      <w:r>
        <w:t>Να είναι ίδια η γραμματοσειρά με το υπόλοιπο κειμενο</w:t>
      </w:r>
    </w:p>
  </w:comment>
  <w:comment w:id="551" w:author="ΜΑΡΙΝΑ ΠΛΗΣΙΤΗ" w:date="2026-09-15T10:11:00Z" w:initials="ΜΠ">
    <w:p w14:paraId="2879CBEE" w14:textId="77777777" w:rsidR="008E3BB2" w:rsidRDefault="008E3BB2" w:rsidP="008E3BB2">
      <w:pPr>
        <w:pStyle w:val="af2"/>
        <w:jc w:val="left"/>
      </w:pPr>
      <w:r>
        <w:rPr>
          <w:rStyle w:val="af1"/>
        </w:rPr>
        <w:annotationRef/>
      </w:r>
      <w:r>
        <w:t>Αυτά να τα συζητήσουμε προφορικά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C13762" w15:done="0"/>
  <w15:commentEx w15:paraId="4574716E" w15:done="1"/>
  <w15:commentEx w15:paraId="1898B7E0" w15:done="1"/>
  <w15:commentEx w15:paraId="46B02700" w15:done="0"/>
  <w15:commentEx w15:paraId="13320E05" w15:done="0"/>
  <w15:commentEx w15:paraId="1DBFF16A" w15:done="1"/>
  <w15:commentEx w15:paraId="1C0F3402" w15:done="0"/>
  <w15:commentEx w15:paraId="195402F6" w15:done="0"/>
  <w15:commentEx w15:paraId="4F75A2C0" w15:done="1"/>
  <w15:commentEx w15:paraId="19BC7550" w15:done="1"/>
  <w15:commentEx w15:paraId="716EC242" w15:done="0"/>
  <w15:commentEx w15:paraId="38E14CAC" w15:done="0"/>
  <w15:commentEx w15:paraId="1CAA9527" w15:done="1"/>
  <w15:commentEx w15:paraId="43DC6EB3" w15:done="1"/>
  <w15:commentEx w15:paraId="3F4193E9" w15:done="0"/>
  <w15:commentEx w15:paraId="49EAC76C" w15:done="1"/>
  <w15:commentEx w15:paraId="29D5A1D7" w15:done="1"/>
  <w15:commentEx w15:paraId="0DD0AA73" w15:done="1"/>
  <w15:commentEx w15:paraId="70976B0A" w15:done="1"/>
  <w15:commentEx w15:paraId="7AF152E2" w15:done="0"/>
  <w15:commentEx w15:paraId="4213DA4C" w15:done="1"/>
  <w15:commentEx w15:paraId="2879CBE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0AD350" w16cex:dateUtc="2026-09-14T15:12:00Z"/>
  <w16cex:commentExtensible w16cex:durableId="5BEEE7BD" w16cex:dateUtc="2026-09-14T15:17:00Z"/>
  <w16cex:commentExtensible w16cex:durableId="5A100F39" w16cex:dateUtc="2026-09-14T15:19:00Z"/>
  <w16cex:commentExtensible w16cex:durableId="75858127" w16cex:dateUtc="2026-09-14T20:19:00Z"/>
  <w16cex:commentExtensible w16cex:durableId="1C5FECC3" w16cex:dateUtc="2026-09-14T15:29:00Z"/>
  <w16cex:commentExtensible w16cex:durableId="59934415" w16cex:dateUtc="2026-09-14T19:28:00Z"/>
  <w16cex:commentExtensible w16cex:durableId="0158E204" w16cex:dateUtc="2026-09-14T19:39:00Z"/>
  <w16cex:commentExtensible w16cex:durableId="51542056" w16cex:dateUtc="2026-09-14T19:39:00Z"/>
  <w16cex:commentExtensible w16cex:durableId="30312566" w16cex:dateUtc="2026-09-14T20:02:00Z"/>
  <w16cex:commentExtensible w16cex:durableId="20FF7C09" w16cex:dateUtc="2026-09-14T20:06:00Z"/>
  <w16cex:commentExtensible w16cex:durableId="12369771" w16cex:dateUtc="2026-09-14T20:18:00Z"/>
  <w16cex:commentExtensible w16cex:durableId="60D682E4" w16cex:dateUtc="2026-09-15T06:05:00Z"/>
  <w16cex:commentExtensible w16cex:durableId="7D15BC57" w16cex:dateUtc="2026-09-15T06:42:00Z"/>
  <w16cex:commentExtensible w16cex:durableId="3CD223F0" w16cex:dateUtc="2026-09-15T06:32:00Z"/>
  <w16cex:commentExtensible w16cex:durableId="621D670B" w16cex:dateUtc="2026-09-15T06:33:00Z"/>
  <w16cex:commentExtensible w16cex:durableId="6B930424" w16cex:dateUtc="2026-09-15T06:34:00Z"/>
  <w16cex:commentExtensible w16cex:durableId="07CEDBDE" w16cex:dateUtc="2026-09-15T06:37:00Z"/>
  <w16cex:commentExtensible w16cex:durableId="31131C95" w16cex:dateUtc="2026-09-15T06:38:00Z"/>
  <w16cex:commentExtensible w16cex:durableId="4F10F5C8" w16cex:dateUtc="2026-09-15T06:48:00Z"/>
  <w16cex:commentExtensible w16cex:durableId="09DAEDC7" w16cex:dateUtc="2026-09-15T07:10:00Z"/>
  <w16cex:commentExtensible w16cex:durableId="02CE5A31" w16cex:dateUtc="2026-09-15T07:08:00Z"/>
  <w16cex:commentExtensible w16cex:durableId="7590E705" w16cex:dateUtc="2026-09-15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C13762" w16cid:durableId="400AD350"/>
  <w16cid:commentId w16cid:paraId="4574716E" w16cid:durableId="5BEEE7BD"/>
  <w16cid:commentId w16cid:paraId="1898B7E0" w16cid:durableId="5A100F39"/>
  <w16cid:commentId w16cid:paraId="46B02700" w16cid:durableId="75858127"/>
  <w16cid:commentId w16cid:paraId="13320E05" w16cid:durableId="1C5FECC3"/>
  <w16cid:commentId w16cid:paraId="1DBFF16A" w16cid:durableId="59934415"/>
  <w16cid:commentId w16cid:paraId="1C0F3402" w16cid:durableId="0158E204"/>
  <w16cid:commentId w16cid:paraId="195402F6" w16cid:durableId="51542056"/>
  <w16cid:commentId w16cid:paraId="4F75A2C0" w16cid:durableId="30312566"/>
  <w16cid:commentId w16cid:paraId="19BC7550" w16cid:durableId="20FF7C09"/>
  <w16cid:commentId w16cid:paraId="716EC242" w16cid:durableId="12369771"/>
  <w16cid:commentId w16cid:paraId="38E14CAC" w16cid:durableId="60D682E4"/>
  <w16cid:commentId w16cid:paraId="1CAA9527" w16cid:durableId="7D15BC57"/>
  <w16cid:commentId w16cid:paraId="43DC6EB3" w16cid:durableId="3CD223F0"/>
  <w16cid:commentId w16cid:paraId="3F4193E9" w16cid:durableId="621D670B"/>
  <w16cid:commentId w16cid:paraId="49EAC76C" w16cid:durableId="6B930424"/>
  <w16cid:commentId w16cid:paraId="29D5A1D7" w16cid:durableId="07CEDBDE"/>
  <w16cid:commentId w16cid:paraId="0DD0AA73" w16cid:durableId="31131C95"/>
  <w16cid:commentId w16cid:paraId="70976B0A" w16cid:durableId="4F10F5C8"/>
  <w16cid:commentId w16cid:paraId="7AF152E2" w16cid:durableId="09DAEDC7"/>
  <w16cid:commentId w16cid:paraId="4213DA4C" w16cid:durableId="02CE5A31"/>
  <w16cid:commentId w16cid:paraId="2879CBEE" w16cid:durableId="7590E7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18F90" w14:textId="77777777" w:rsidR="0048516B" w:rsidRPr="00334AF9" w:rsidRDefault="0048516B">
      <w:pPr>
        <w:spacing w:after="0" w:line="240" w:lineRule="auto"/>
      </w:pPr>
      <w:r w:rsidRPr="00334AF9">
        <w:separator/>
      </w:r>
    </w:p>
  </w:endnote>
  <w:endnote w:type="continuationSeparator" w:id="0">
    <w:p w14:paraId="3223D947" w14:textId="77777777" w:rsidR="0048516B" w:rsidRPr="00334AF9" w:rsidRDefault="0048516B">
      <w:pPr>
        <w:spacing w:after="0" w:line="240" w:lineRule="auto"/>
      </w:pPr>
      <w:r w:rsidRPr="00334A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lasTimes">
    <w:altName w:val="Courier New"/>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357F" w14:textId="77777777" w:rsidR="005718A1" w:rsidRPr="00334AF9" w:rsidRDefault="005718A1" w:rsidP="001B6B52">
    <w:pPr>
      <w:pStyle w:val="a7"/>
      <w:pBdr>
        <w:bottom w:val="none" w:sz="0" w:space="0" w:color="auto"/>
      </w:pBdr>
      <w:tabs>
        <w:tab w:val="clear" w:pos="4153"/>
        <w:tab w:val="clear" w:pos="8306"/>
      </w:tabs>
      <w:ind w:right="-51"/>
      <w:jc w:val="center"/>
      <w:rPr>
        <w:rFonts w:ascii="Trebuchet MS" w:hAnsi="Trebuchet MS"/>
        <w:color w:val="808080" w:themeColor="background1" w:themeShade="80"/>
        <w:lang w:val="el-GR"/>
      </w:rPr>
    </w:pPr>
    <w:r w:rsidRPr="00334AF9">
      <w:rPr>
        <w:rStyle w:val="a8"/>
        <w:rFonts w:ascii="Trebuchet MS" w:hAnsi="Trebuchet MS"/>
        <w:color w:val="808080" w:themeColor="background1" w:themeShade="80"/>
        <w:lang w:val="el-GR"/>
      </w:rPr>
      <w:sym w:font="Symbol" w:char="F02D"/>
    </w:r>
    <w:r w:rsidRPr="00334AF9">
      <w:rPr>
        <w:rStyle w:val="a8"/>
        <w:rFonts w:ascii="Trebuchet MS" w:hAnsi="Trebuchet MS"/>
        <w:color w:val="808080" w:themeColor="background1" w:themeShade="80"/>
        <w:lang w:val="el-GR"/>
      </w:rPr>
      <w:t xml:space="preserve"> </w:t>
    </w:r>
    <w:r w:rsidR="00ED192C" w:rsidRPr="00334AF9">
      <w:rPr>
        <w:rStyle w:val="a8"/>
        <w:rFonts w:ascii="Trebuchet MS" w:hAnsi="Trebuchet MS"/>
        <w:color w:val="808080" w:themeColor="background1" w:themeShade="80"/>
        <w:lang w:val="el-GR"/>
      </w:rPr>
      <w:fldChar w:fldCharType="begin"/>
    </w:r>
    <w:r w:rsidRPr="00334AF9">
      <w:rPr>
        <w:rStyle w:val="a8"/>
        <w:rFonts w:ascii="Trebuchet MS" w:hAnsi="Trebuchet MS"/>
        <w:color w:val="808080" w:themeColor="background1" w:themeShade="80"/>
        <w:lang w:val="el-GR"/>
      </w:rPr>
      <w:instrText xml:space="preserve">PAGE  </w:instrText>
    </w:r>
    <w:r w:rsidR="00ED192C" w:rsidRPr="00334AF9">
      <w:rPr>
        <w:rStyle w:val="a8"/>
        <w:rFonts w:ascii="Trebuchet MS" w:hAnsi="Trebuchet MS"/>
        <w:color w:val="808080" w:themeColor="background1" w:themeShade="80"/>
        <w:lang w:val="el-GR"/>
      </w:rPr>
      <w:fldChar w:fldCharType="separate"/>
    </w:r>
    <w:r w:rsidR="00222681" w:rsidRPr="00334AF9">
      <w:rPr>
        <w:rStyle w:val="a8"/>
        <w:rFonts w:ascii="Trebuchet MS" w:hAnsi="Trebuchet MS"/>
        <w:color w:val="808080" w:themeColor="background1" w:themeShade="80"/>
        <w:lang w:val="el-GR"/>
      </w:rPr>
      <w:t>ii</w:t>
    </w:r>
    <w:r w:rsidR="00ED192C" w:rsidRPr="00334AF9">
      <w:rPr>
        <w:rStyle w:val="a8"/>
        <w:rFonts w:ascii="Trebuchet MS" w:hAnsi="Trebuchet MS"/>
        <w:color w:val="808080" w:themeColor="background1" w:themeShade="80"/>
        <w:lang w:val="el-GR"/>
      </w:rPr>
      <w:fldChar w:fldCharType="end"/>
    </w:r>
    <w:r w:rsidRPr="00334AF9">
      <w:rPr>
        <w:rStyle w:val="a8"/>
        <w:rFonts w:ascii="Trebuchet MS" w:hAnsi="Trebuchet MS"/>
        <w:color w:val="808080" w:themeColor="background1" w:themeShade="80"/>
        <w:lang w:val="el-GR"/>
      </w:rPr>
      <w:t xml:space="preserve"> </w:t>
    </w:r>
    <w:r w:rsidRPr="00334AF9">
      <w:rPr>
        <w:rStyle w:val="a8"/>
        <w:rFonts w:ascii="Trebuchet MS" w:hAnsi="Trebuchet MS"/>
        <w:color w:val="808080" w:themeColor="background1" w:themeShade="80"/>
        <w:lang w:val="el-GR"/>
      </w:rPr>
      <w:sym w:font="Symbol" w:char="F02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76EE" w14:textId="77777777" w:rsidR="00883EA0" w:rsidRPr="00334AF9" w:rsidRDefault="00883EA0" w:rsidP="00883EA0">
    <w:pPr>
      <w:pStyle w:val="a7"/>
      <w:pBdr>
        <w:bottom w:val="none" w:sz="0" w:space="0" w:color="auto"/>
      </w:pBdr>
      <w:rPr>
        <w:lang w:val="el-G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BA72" w14:textId="77777777" w:rsidR="005718A1" w:rsidRPr="00334AF9" w:rsidRDefault="005718A1" w:rsidP="0090162C">
    <w:pPr>
      <w:pStyle w:val="a7"/>
      <w:pBdr>
        <w:bottom w:val="none" w:sz="0" w:space="0" w:color="auto"/>
        <w:between w:val="single" w:sz="4" w:space="1" w:color="auto"/>
      </w:pBdr>
      <w:tabs>
        <w:tab w:val="clear" w:pos="4153"/>
        <w:tab w:val="clear" w:pos="8306"/>
      </w:tabs>
      <w:ind w:right="-51"/>
      <w:jc w:val="center"/>
      <w:rPr>
        <w:rStyle w:val="a8"/>
        <w:rFonts w:ascii="Trebuchet MS" w:hAnsi="Trebuchet MS"/>
        <w:lang w:val="el-GR"/>
      </w:rPr>
    </w:pPr>
    <w:r w:rsidRPr="00334AF9">
      <w:rPr>
        <w:rStyle w:val="a8"/>
        <w:rFonts w:ascii="Trebuchet MS" w:hAnsi="Trebuchet MS"/>
        <w:lang w:val="el-GR"/>
      </w:rPr>
      <w:t xml:space="preserve"> </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3"/>
      <w:gridCol w:w="340"/>
    </w:tblGrid>
    <w:tr w:rsidR="005718A1" w:rsidRPr="00334AF9" w14:paraId="26AFFA42" w14:textId="77777777" w:rsidTr="0090162C">
      <w:tc>
        <w:tcPr>
          <w:tcW w:w="8188" w:type="dxa"/>
          <w:vAlign w:val="center"/>
        </w:tcPr>
        <w:p w14:paraId="5B81867F" w14:textId="77777777" w:rsidR="005718A1" w:rsidRPr="00334AF9" w:rsidRDefault="00000000" w:rsidP="0090162C">
          <w:pPr>
            <w:pStyle w:val="a7"/>
            <w:pBdr>
              <w:bottom w:val="none" w:sz="0" w:space="0" w:color="auto"/>
            </w:pBdr>
            <w:tabs>
              <w:tab w:val="clear" w:pos="4153"/>
              <w:tab w:val="clear" w:pos="8306"/>
            </w:tabs>
            <w:ind w:right="-51"/>
            <w:rPr>
              <w:rStyle w:val="a8"/>
              <w:rFonts w:ascii="Trebuchet MS" w:hAnsi="Trebuchet MS"/>
              <w:color w:val="808080" w:themeColor="background1" w:themeShade="80"/>
              <w:lang w:val="el-GR"/>
            </w:rPr>
          </w:pPr>
          <w:r>
            <w:rPr>
              <w:rStyle w:val="a8"/>
              <w:rFonts w:ascii="Trebuchet MS" w:hAnsi="Trebuchet MS"/>
              <w:color w:val="808080" w:themeColor="background1" w:themeShade="80"/>
              <w:lang w:val="el-GR"/>
            </w:rPr>
            <w:pict w14:anchorId="6EEF0267">
              <v:rect id="_x0000_i1027" style="width:0;height:1.5pt" o:hralign="center" o:hrstd="t" o:hr="t" fillcolor="#a0a0a0" stroked="f"/>
            </w:pict>
          </w:r>
        </w:p>
      </w:tc>
      <w:tc>
        <w:tcPr>
          <w:tcW w:w="341" w:type="dxa"/>
          <w:vAlign w:val="center"/>
        </w:tcPr>
        <w:p w14:paraId="1311A33C" w14:textId="77777777" w:rsidR="005718A1" w:rsidRPr="00334AF9" w:rsidRDefault="00ED192C" w:rsidP="0090162C">
          <w:pPr>
            <w:pStyle w:val="a7"/>
            <w:pBdr>
              <w:bottom w:val="none" w:sz="0" w:space="0" w:color="auto"/>
            </w:pBdr>
            <w:tabs>
              <w:tab w:val="clear" w:pos="4153"/>
              <w:tab w:val="clear" w:pos="8306"/>
            </w:tabs>
            <w:ind w:right="-51"/>
            <w:jc w:val="right"/>
            <w:rPr>
              <w:rStyle w:val="a8"/>
              <w:rFonts w:ascii="Trebuchet MS" w:hAnsi="Trebuchet MS"/>
              <w:color w:val="808080" w:themeColor="background1" w:themeShade="80"/>
              <w:lang w:val="el-GR"/>
            </w:rPr>
          </w:pPr>
          <w:r w:rsidRPr="00334AF9">
            <w:rPr>
              <w:rStyle w:val="a8"/>
              <w:rFonts w:ascii="Trebuchet MS" w:hAnsi="Trebuchet MS"/>
              <w:color w:val="808080" w:themeColor="background1" w:themeShade="80"/>
              <w:lang w:val="el-GR"/>
            </w:rPr>
            <w:fldChar w:fldCharType="begin"/>
          </w:r>
          <w:r w:rsidR="005718A1" w:rsidRPr="00334AF9">
            <w:rPr>
              <w:rStyle w:val="a8"/>
              <w:rFonts w:ascii="Trebuchet MS" w:hAnsi="Trebuchet MS"/>
              <w:color w:val="808080" w:themeColor="background1" w:themeShade="80"/>
              <w:lang w:val="el-GR"/>
            </w:rPr>
            <w:instrText xml:space="preserve">PAGE  </w:instrText>
          </w:r>
          <w:r w:rsidRPr="00334AF9">
            <w:rPr>
              <w:rStyle w:val="a8"/>
              <w:rFonts w:ascii="Trebuchet MS" w:hAnsi="Trebuchet MS"/>
              <w:color w:val="808080" w:themeColor="background1" w:themeShade="80"/>
              <w:lang w:val="el-GR"/>
            </w:rPr>
            <w:fldChar w:fldCharType="separate"/>
          </w:r>
          <w:r w:rsidR="00222681" w:rsidRPr="00334AF9">
            <w:rPr>
              <w:rStyle w:val="a8"/>
              <w:rFonts w:ascii="Trebuchet MS" w:hAnsi="Trebuchet MS"/>
              <w:color w:val="808080" w:themeColor="background1" w:themeShade="80"/>
              <w:lang w:val="el-GR"/>
            </w:rPr>
            <w:t>7</w:t>
          </w:r>
          <w:r w:rsidRPr="00334AF9">
            <w:rPr>
              <w:rStyle w:val="a8"/>
              <w:rFonts w:ascii="Trebuchet MS" w:hAnsi="Trebuchet MS"/>
              <w:color w:val="808080" w:themeColor="background1" w:themeShade="80"/>
              <w:lang w:val="el-GR"/>
            </w:rPr>
            <w:fldChar w:fldCharType="end"/>
          </w:r>
        </w:p>
      </w:tc>
    </w:tr>
  </w:tbl>
  <w:p w14:paraId="48207810" w14:textId="77777777" w:rsidR="005718A1" w:rsidRPr="00334AF9" w:rsidRDefault="005718A1" w:rsidP="0090162C">
    <w:pPr>
      <w:pStyle w:val="a7"/>
      <w:pBdr>
        <w:bottom w:val="none" w:sz="0" w:space="0" w:color="auto"/>
        <w:between w:val="single" w:sz="4" w:space="1" w:color="auto"/>
      </w:pBdr>
      <w:tabs>
        <w:tab w:val="clear" w:pos="4153"/>
        <w:tab w:val="clear" w:pos="8306"/>
      </w:tabs>
      <w:ind w:right="-51"/>
      <w:jc w:val="center"/>
      <w:rPr>
        <w:rFonts w:ascii="Trebuchet MS" w:hAnsi="Trebuchet MS"/>
        <w:lang w:val="el-GR"/>
      </w:rPr>
    </w:pPr>
    <w:r w:rsidRPr="00334AF9">
      <w:rPr>
        <w:rStyle w:val="a8"/>
        <w:rFonts w:ascii="Trebuchet MS" w:hAnsi="Trebuchet MS"/>
        <w:lang w:val="el-G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E01A2" w14:textId="77777777" w:rsidR="0048516B" w:rsidRPr="00334AF9" w:rsidRDefault="0048516B">
      <w:pPr>
        <w:spacing w:after="0" w:line="240" w:lineRule="auto"/>
      </w:pPr>
      <w:r w:rsidRPr="00334AF9">
        <w:separator/>
      </w:r>
    </w:p>
  </w:footnote>
  <w:footnote w:type="continuationSeparator" w:id="0">
    <w:p w14:paraId="29AA1C30" w14:textId="77777777" w:rsidR="0048516B" w:rsidRPr="00334AF9" w:rsidRDefault="0048516B">
      <w:pPr>
        <w:spacing w:after="0" w:line="240" w:lineRule="auto"/>
      </w:pPr>
      <w:r w:rsidRPr="00334A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114E" w14:textId="77777777" w:rsidR="005718A1" w:rsidRPr="00334AF9" w:rsidRDefault="005718A1">
    <w:pPr>
      <w:pStyle w:val="a3"/>
      <w:pBdr>
        <w:bottom w:val="none" w:sz="0" w:space="0" w:color="auto"/>
      </w:pBdr>
      <w:rPr>
        <w:lang w:val="el-G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A5A25A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6466184"/>
    <w:multiLevelType w:val="singleLevel"/>
    <w:tmpl w:val="C81C71A8"/>
    <w:lvl w:ilvl="0">
      <w:start w:val="1"/>
      <w:numFmt w:val="decimal"/>
      <w:lvlText w:val="%1."/>
      <w:lvlJc w:val="left"/>
      <w:pPr>
        <w:tabs>
          <w:tab w:val="num" w:pos="360"/>
        </w:tabs>
        <w:ind w:left="360" w:hanging="360"/>
      </w:pPr>
    </w:lvl>
  </w:abstractNum>
  <w:abstractNum w:abstractNumId="3" w15:restartNumberingAfterBreak="0">
    <w:nsid w:val="0E63236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51421E"/>
    <w:multiLevelType w:val="multilevel"/>
    <w:tmpl w:val="B9D6D20A"/>
    <w:lvl w:ilvl="0">
      <w:start w:val="1"/>
      <w:numFmt w:val="decimal"/>
      <w:pStyle w:val="1"/>
      <w:lvlText w:val="Κεφάλαιο %1."/>
      <w:lvlJc w:val="left"/>
      <w:pPr>
        <w:tabs>
          <w:tab w:val="num" w:pos="4082"/>
        </w:tabs>
        <w:ind w:left="4082" w:hanging="4082"/>
      </w:pPr>
      <w:rPr>
        <w:rFonts w:hint="default"/>
        <w:b/>
        <w:i w:val="0"/>
        <w:sz w:val="48"/>
        <w:szCs w:val="48"/>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5" w15:restartNumberingAfterBreak="0">
    <w:nsid w:val="1AC402EA"/>
    <w:multiLevelType w:val="hybridMultilevel"/>
    <w:tmpl w:val="F1FE3DC6"/>
    <w:lvl w:ilvl="0" w:tplc="CFC2C83A">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5E4553A"/>
    <w:multiLevelType w:val="hybridMultilevel"/>
    <w:tmpl w:val="8FCE69C4"/>
    <w:lvl w:ilvl="0" w:tplc="CFC2C83A">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2B546CB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32A5989"/>
    <w:multiLevelType w:val="multilevel"/>
    <w:tmpl w:val="59C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E749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A22126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28D7B87"/>
    <w:multiLevelType w:val="hybridMultilevel"/>
    <w:tmpl w:val="61A8EF06"/>
    <w:lvl w:ilvl="0" w:tplc="4A980928">
      <w:start w:val="1"/>
      <w:numFmt w:val="bullet"/>
      <w:lvlText w:val=""/>
      <w:legacy w:legacy="1" w:legacySpace="0" w:legacyIndent="227"/>
      <w:lvlJc w:val="left"/>
      <w:pPr>
        <w:ind w:left="227" w:hanging="227"/>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7A2D68"/>
    <w:multiLevelType w:val="singleLevel"/>
    <w:tmpl w:val="DE62EC5C"/>
    <w:lvl w:ilvl="0">
      <w:start w:val="1"/>
      <w:numFmt w:val="bullet"/>
      <w:pStyle w:val="bullets"/>
      <w:lvlText w:val=""/>
      <w:lvlJc w:val="left"/>
      <w:pPr>
        <w:tabs>
          <w:tab w:val="num" w:pos="0"/>
        </w:tabs>
        <w:ind w:left="227" w:hanging="227"/>
      </w:pPr>
      <w:rPr>
        <w:rFonts w:ascii="Symbol" w:hAnsi="Symbol" w:hint="default"/>
      </w:rPr>
    </w:lvl>
  </w:abstractNum>
  <w:num w:numId="1" w16cid:durableId="908226644">
    <w:abstractNumId w:val="2"/>
  </w:num>
  <w:num w:numId="2" w16cid:durableId="839278434">
    <w:abstractNumId w:val="10"/>
  </w:num>
  <w:num w:numId="3" w16cid:durableId="1290552814">
    <w:abstractNumId w:val="7"/>
  </w:num>
  <w:num w:numId="4" w16cid:durableId="1247181650">
    <w:abstractNumId w:val="3"/>
  </w:num>
  <w:num w:numId="5" w16cid:durableId="1326974490">
    <w:abstractNumId w:val="9"/>
  </w:num>
  <w:num w:numId="6" w16cid:durableId="1205168645">
    <w:abstractNumId w:val="1"/>
    <w:lvlOverride w:ilvl="0">
      <w:lvl w:ilvl="0">
        <w:start w:val="1"/>
        <w:numFmt w:val="bullet"/>
        <w:lvlText w:val=""/>
        <w:legacy w:legacy="1" w:legacySpace="0" w:legacyIndent="283"/>
        <w:lvlJc w:val="left"/>
        <w:pPr>
          <w:ind w:left="359" w:hanging="283"/>
        </w:pPr>
        <w:rPr>
          <w:rFonts w:ascii="Courier" w:hAnsi="Courier" w:hint="default"/>
        </w:rPr>
      </w:lvl>
    </w:lvlOverride>
  </w:num>
  <w:num w:numId="7" w16cid:durableId="1293050629">
    <w:abstractNumId w:val="12"/>
  </w:num>
  <w:num w:numId="8" w16cid:durableId="485902182">
    <w:abstractNumId w:val="4"/>
  </w:num>
  <w:num w:numId="9" w16cid:durableId="1749571573">
    <w:abstractNumId w:val="0"/>
  </w:num>
  <w:num w:numId="10" w16cid:durableId="163130324">
    <w:abstractNumId w:val="11"/>
  </w:num>
  <w:num w:numId="11" w16cid:durableId="1212766347">
    <w:abstractNumId w:val="5"/>
  </w:num>
  <w:num w:numId="12" w16cid:durableId="1743216603">
    <w:abstractNumId w:val="6"/>
  </w:num>
  <w:num w:numId="13" w16cid:durableId="132985605">
    <w:abstractNumId w:val="12"/>
  </w:num>
  <w:num w:numId="14" w16cid:durableId="1584753968">
    <w:abstractNumId w:val="4"/>
  </w:num>
  <w:num w:numId="15" w16cid:durableId="631639319">
    <w:abstractNumId w:val="4"/>
  </w:num>
  <w:num w:numId="16" w16cid:durableId="521670655">
    <w:abstractNumId w:val="4"/>
  </w:num>
  <w:num w:numId="17" w16cid:durableId="1532571547">
    <w:abstractNumId w:val="4"/>
  </w:num>
  <w:num w:numId="18" w16cid:durableId="167524575">
    <w:abstractNumId w:val="4"/>
  </w:num>
  <w:num w:numId="19" w16cid:durableId="1248996447">
    <w:abstractNumId w:val="4"/>
  </w:num>
  <w:num w:numId="20" w16cid:durableId="661079486">
    <w:abstractNumId w:val="4"/>
  </w:num>
  <w:num w:numId="21" w16cid:durableId="1301040005">
    <w:abstractNumId w:val="4"/>
  </w:num>
  <w:num w:numId="22" w16cid:durableId="1577351600">
    <w:abstractNumId w:val="4"/>
  </w:num>
  <w:num w:numId="23" w16cid:durableId="1981496230">
    <w:abstractNumId w:val="4"/>
  </w:num>
  <w:num w:numId="24" w16cid:durableId="1114640424">
    <w:abstractNumId w:val="4"/>
  </w:num>
  <w:num w:numId="25" w16cid:durableId="78153658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ros Kontos">
    <w15:presenceInfo w15:providerId="AD" w15:userId="S::Petros.Kontos@ed.eurodyn.com::86168f00-b56b-4ce3-b3bb-17561bc2a56b"/>
  </w15:person>
  <w15:person w15:author="ΜΑΡΙΝΑ ΠΛΗΣΙΤΗ">
    <w15:presenceInfo w15:providerId="AD" w15:userId="S::marina@uoi.gr::1d63cbfe-92c5-4fbe-970b-0841f9b7be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10"/>
  <w:drawingGridVerticalSpacing w:val="0"/>
  <w:displayHorizontalDrawingGridEvery w:val="0"/>
  <w:displayVerticalDrawingGridEvery w:val="0"/>
  <w:noPunctuationKerning/>
  <w:characterSpacingControl w:val="doNotCompress"/>
  <w:hdrShapeDefaults>
    <o:shapedefaults v:ext="edit" spidmax="2050">
      <o:colormru v:ext="edit" colors="#c6edf2,#9bd2e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3F7"/>
    <w:rsid w:val="00002FB2"/>
    <w:rsid w:val="0000326D"/>
    <w:rsid w:val="00006029"/>
    <w:rsid w:val="00006994"/>
    <w:rsid w:val="000144F9"/>
    <w:rsid w:val="00016E5B"/>
    <w:rsid w:val="00020750"/>
    <w:rsid w:val="0002567B"/>
    <w:rsid w:val="00027806"/>
    <w:rsid w:val="000418E3"/>
    <w:rsid w:val="00042C68"/>
    <w:rsid w:val="00043A3F"/>
    <w:rsid w:val="0004582B"/>
    <w:rsid w:val="00046858"/>
    <w:rsid w:val="00047982"/>
    <w:rsid w:val="00054B3F"/>
    <w:rsid w:val="00056C5A"/>
    <w:rsid w:val="00065DAD"/>
    <w:rsid w:val="00071434"/>
    <w:rsid w:val="0007569B"/>
    <w:rsid w:val="000873AA"/>
    <w:rsid w:val="000959B2"/>
    <w:rsid w:val="000B108C"/>
    <w:rsid w:val="000B377E"/>
    <w:rsid w:val="000B3D16"/>
    <w:rsid w:val="000B77E1"/>
    <w:rsid w:val="000C0054"/>
    <w:rsid w:val="000C05D1"/>
    <w:rsid w:val="000C3BD3"/>
    <w:rsid w:val="000C52B5"/>
    <w:rsid w:val="000C76AB"/>
    <w:rsid w:val="000D2CBD"/>
    <w:rsid w:val="000E5B75"/>
    <w:rsid w:val="000E65FC"/>
    <w:rsid w:val="000E6688"/>
    <w:rsid w:val="000F2D36"/>
    <w:rsid w:val="000F52DC"/>
    <w:rsid w:val="00101CC0"/>
    <w:rsid w:val="00102BEB"/>
    <w:rsid w:val="001114A5"/>
    <w:rsid w:val="00116525"/>
    <w:rsid w:val="00127AB2"/>
    <w:rsid w:val="0013381F"/>
    <w:rsid w:val="00134177"/>
    <w:rsid w:val="001351D7"/>
    <w:rsid w:val="0014590A"/>
    <w:rsid w:val="001475B0"/>
    <w:rsid w:val="00150145"/>
    <w:rsid w:val="0015018F"/>
    <w:rsid w:val="001573F3"/>
    <w:rsid w:val="00157B21"/>
    <w:rsid w:val="00166F54"/>
    <w:rsid w:val="0017428C"/>
    <w:rsid w:val="00183491"/>
    <w:rsid w:val="00183F1F"/>
    <w:rsid w:val="00191A4A"/>
    <w:rsid w:val="00193318"/>
    <w:rsid w:val="001A427A"/>
    <w:rsid w:val="001A5169"/>
    <w:rsid w:val="001A6588"/>
    <w:rsid w:val="001B0458"/>
    <w:rsid w:val="001B6B52"/>
    <w:rsid w:val="001B7BE4"/>
    <w:rsid w:val="001B7C41"/>
    <w:rsid w:val="001C2D41"/>
    <w:rsid w:val="001C2EC7"/>
    <w:rsid w:val="001C687E"/>
    <w:rsid w:val="001F0AF1"/>
    <w:rsid w:val="001F529A"/>
    <w:rsid w:val="001F55B0"/>
    <w:rsid w:val="00200C04"/>
    <w:rsid w:val="0021301B"/>
    <w:rsid w:val="00214254"/>
    <w:rsid w:val="00217495"/>
    <w:rsid w:val="00222681"/>
    <w:rsid w:val="0022285F"/>
    <w:rsid w:val="00224C85"/>
    <w:rsid w:val="0022599F"/>
    <w:rsid w:val="002275C2"/>
    <w:rsid w:val="00233B57"/>
    <w:rsid w:val="00236725"/>
    <w:rsid w:val="002376F9"/>
    <w:rsid w:val="00240DC0"/>
    <w:rsid w:val="00245334"/>
    <w:rsid w:val="00247171"/>
    <w:rsid w:val="002504F3"/>
    <w:rsid w:val="002523CF"/>
    <w:rsid w:val="00254724"/>
    <w:rsid w:val="00264CD0"/>
    <w:rsid w:val="002728B7"/>
    <w:rsid w:val="00273D4A"/>
    <w:rsid w:val="002817F7"/>
    <w:rsid w:val="00281992"/>
    <w:rsid w:val="002836E7"/>
    <w:rsid w:val="002858DF"/>
    <w:rsid w:val="002876DB"/>
    <w:rsid w:val="00294B53"/>
    <w:rsid w:val="00296C8C"/>
    <w:rsid w:val="00297651"/>
    <w:rsid w:val="002A22E5"/>
    <w:rsid w:val="002A5EA4"/>
    <w:rsid w:val="002A6061"/>
    <w:rsid w:val="002A6B0D"/>
    <w:rsid w:val="002B0829"/>
    <w:rsid w:val="002B33FC"/>
    <w:rsid w:val="002B4702"/>
    <w:rsid w:val="002B56D8"/>
    <w:rsid w:val="002B6D86"/>
    <w:rsid w:val="002C0125"/>
    <w:rsid w:val="002C245A"/>
    <w:rsid w:val="002C520A"/>
    <w:rsid w:val="002D2D68"/>
    <w:rsid w:val="002D3F35"/>
    <w:rsid w:val="002D6085"/>
    <w:rsid w:val="002D6D4A"/>
    <w:rsid w:val="002D6EA1"/>
    <w:rsid w:val="002E0131"/>
    <w:rsid w:val="002E0B36"/>
    <w:rsid w:val="002E0E82"/>
    <w:rsid w:val="002E1A43"/>
    <w:rsid w:val="002E1AC5"/>
    <w:rsid w:val="002F6E24"/>
    <w:rsid w:val="0031038D"/>
    <w:rsid w:val="00310BE6"/>
    <w:rsid w:val="0031231C"/>
    <w:rsid w:val="00314990"/>
    <w:rsid w:val="003170BF"/>
    <w:rsid w:val="00322AC4"/>
    <w:rsid w:val="00322CB5"/>
    <w:rsid w:val="00323D81"/>
    <w:rsid w:val="0032724B"/>
    <w:rsid w:val="00332273"/>
    <w:rsid w:val="00334AF9"/>
    <w:rsid w:val="003417C7"/>
    <w:rsid w:val="00345AC5"/>
    <w:rsid w:val="00346EC4"/>
    <w:rsid w:val="00351A66"/>
    <w:rsid w:val="00352765"/>
    <w:rsid w:val="00353C81"/>
    <w:rsid w:val="00353CF7"/>
    <w:rsid w:val="00357D10"/>
    <w:rsid w:val="00362620"/>
    <w:rsid w:val="00365CC4"/>
    <w:rsid w:val="00365D07"/>
    <w:rsid w:val="00370635"/>
    <w:rsid w:val="003724B3"/>
    <w:rsid w:val="00372C29"/>
    <w:rsid w:val="00372F7C"/>
    <w:rsid w:val="003766E3"/>
    <w:rsid w:val="00377D92"/>
    <w:rsid w:val="00380066"/>
    <w:rsid w:val="00383C70"/>
    <w:rsid w:val="00384EED"/>
    <w:rsid w:val="00392D6A"/>
    <w:rsid w:val="00392DFF"/>
    <w:rsid w:val="00394265"/>
    <w:rsid w:val="0039568C"/>
    <w:rsid w:val="003A0F10"/>
    <w:rsid w:val="003A6484"/>
    <w:rsid w:val="003B2276"/>
    <w:rsid w:val="003B4D69"/>
    <w:rsid w:val="003B7080"/>
    <w:rsid w:val="003C21E9"/>
    <w:rsid w:val="003C29F8"/>
    <w:rsid w:val="003D00FA"/>
    <w:rsid w:val="003D1755"/>
    <w:rsid w:val="003D3E24"/>
    <w:rsid w:val="003D6075"/>
    <w:rsid w:val="003D6EFA"/>
    <w:rsid w:val="003D764F"/>
    <w:rsid w:val="003E15DA"/>
    <w:rsid w:val="003E52CD"/>
    <w:rsid w:val="003F0554"/>
    <w:rsid w:val="003F19B3"/>
    <w:rsid w:val="003F23F7"/>
    <w:rsid w:val="003F54F5"/>
    <w:rsid w:val="00402B90"/>
    <w:rsid w:val="00406E39"/>
    <w:rsid w:val="0041291C"/>
    <w:rsid w:val="0041563A"/>
    <w:rsid w:val="0041649A"/>
    <w:rsid w:val="00422274"/>
    <w:rsid w:val="00425242"/>
    <w:rsid w:val="004306CA"/>
    <w:rsid w:val="004315CC"/>
    <w:rsid w:val="0043177B"/>
    <w:rsid w:val="004320EF"/>
    <w:rsid w:val="0043445C"/>
    <w:rsid w:val="00443C19"/>
    <w:rsid w:val="004446D5"/>
    <w:rsid w:val="00445B77"/>
    <w:rsid w:val="004479FB"/>
    <w:rsid w:val="00452766"/>
    <w:rsid w:val="00453770"/>
    <w:rsid w:val="00466CBD"/>
    <w:rsid w:val="00467F41"/>
    <w:rsid w:val="004753B9"/>
    <w:rsid w:val="00482DFD"/>
    <w:rsid w:val="0048516B"/>
    <w:rsid w:val="00493DB3"/>
    <w:rsid w:val="00496177"/>
    <w:rsid w:val="004B16A6"/>
    <w:rsid w:val="004B1EE4"/>
    <w:rsid w:val="004B367D"/>
    <w:rsid w:val="004B7BF7"/>
    <w:rsid w:val="004C1ABF"/>
    <w:rsid w:val="004C22DE"/>
    <w:rsid w:val="004D6602"/>
    <w:rsid w:val="004E3E29"/>
    <w:rsid w:val="004E7D8E"/>
    <w:rsid w:val="004F6111"/>
    <w:rsid w:val="00502261"/>
    <w:rsid w:val="00504257"/>
    <w:rsid w:val="00504C2F"/>
    <w:rsid w:val="00504C54"/>
    <w:rsid w:val="005110ED"/>
    <w:rsid w:val="005142E1"/>
    <w:rsid w:val="00515705"/>
    <w:rsid w:val="00515F78"/>
    <w:rsid w:val="00520AF7"/>
    <w:rsid w:val="005267A4"/>
    <w:rsid w:val="005317C0"/>
    <w:rsid w:val="00531C0A"/>
    <w:rsid w:val="00532776"/>
    <w:rsid w:val="0053690A"/>
    <w:rsid w:val="005446BF"/>
    <w:rsid w:val="00544BDC"/>
    <w:rsid w:val="00556C1F"/>
    <w:rsid w:val="005577D2"/>
    <w:rsid w:val="005718A1"/>
    <w:rsid w:val="00575BD6"/>
    <w:rsid w:val="00583BE7"/>
    <w:rsid w:val="005876DA"/>
    <w:rsid w:val="00591D22"/>
    <w:rsid w:val="005941CC"/>
    <w:rsid w:val="005966E6"/>
    <w:rsid w:val="005A336E"/>
    <w:rsid w:val="005A7C17"/>
    <w:rsid w:val="005B0DFA"/>
    <w:rsid w:val="005B1FC5"/>
    <w:rsid w:val="005B4083"/>
    <w:rsid w:val="005B4610"/>
    <w:rsid w:val="005B62CD"/>
    <w:rsid w:val="005C4EA5"/>
    <w:rsid w:val="005C770D"/>
    <w:rsid w:val="005D332D"/>
    <w:rsid w:val="005D4496"/>
    <w:rsid w:val="005D591D"/>
    <w:rsid w:val="005D7A27"/>
    <w:rsid w:val="005E099B"/>
    <w:rsid w:val="005F07A1"/>
    <w:rsid w:val="005F0A2F"/>
    <w:rsid w:val="005F2666"/>
    <w:rsid w:val="005F38EE"/>
    <w:rsid w:val="005F3BD1"/>
    <w:rsid w:val="005F5DA9"/>
    <w:rsid w:val="005F6AD6"/>
    <w:rsid w:val="00603971"/>
    <w:rsid w:val="00604CB6"/>
    <w:rsid w:val="0061137E"/>
    <w:rsid w:val="00613113"/>
    <w:rsid w:val="00623222"/>
    <w:rsid w:val="00623D7E"/>
    <w:rsid w:val="006303E4"/>
    <w:rsid w:val="006331CA"/>
    <w:rsid w:val="00640C7E"/>
    <w:rsid w:val="00642888"/>
    <w:rsid w:val="0064375B"/>
    <w:rsid w:val="00655403"/>
    <w:rsid w:val="00655549"/>
    <w:rsid w:val="0065565C"/>
    <w:rsid w:val="00660F6E"/>
    <w:rsid w:val="00662381"/>
    <w:rsid w:val="006678D1"/>
    <w:rsid w:val="0067390B"/>
    <w:rsid w:val="00676D0A"/>
    <w:rsid w:val="0068555B"/>
    <w:rsid w:val="006920E5"/>
    <w:rsid w:val="006941D6"/>
    <w:rsid w:val="00694FEE"/>
    <w:rsid w:val="006A5DFF"/>
    <w:rsid w:val="006A6CE6"/>
    <w:rsid w:val="006B07B3"/>
    <w:rsid w:val="006C0ACC"/>
    <w:rsid w:val="006C0C6D"/>
    <w:rsid w:val="006C2BC9"/>
    <w:rsid w:val="006C6589"/>
    <w:rsid w:val="006C7DDC"/>
    <w:rsid w:val="006D3BEA"/>
    <w:rsid w:val="006D43F3"/>
    <w:rsid w:val="006D5862"/>
    <w:rsid w:val="006D779D"/>
    <w:rsid w:val="006E2567"/>
    <w:rsid w:val="006E4789"/>
    <w:rsid w:val="006E7E75"/>
    <w:rsid w:val="006F2894"/>
    <w:rsid w:val="006F2EBD"/>
    <w:rsid w:val="006F3D0D"/>
    <w:rsid w:val="006F5276"/>
    <w:rsid w:val="006F5C4D"/>
    <w:rsid w:val="006F751E"/>
    <w:rsid w:val="00700B05"/>
    <w:rsid w:val="00706A91"/>
    <w:rsid w:val="00711BB8"/>
    <w:rsid w:val="00712184"/>
    <w:rsid w:val="007168C2"/>
    <w:rsid w:val="00716EBD"/>
    <w:rsid w:val="007213E7"/>
    <w:rsid w:val="00724FE7"/>
    <w:rsid w:val="00732FD2"/>
    <w:rsid w:val="0073499A"/>
    <w:rsid w:val="00734E32"/>
    <w:rsid w:val="00745028"/>
    <w:rsid w:val="00745C64"/>
    <w:rsid w:val="00745F05"/>
    <w:rsid w:val="007515DF"/>
    <w:rsid w:val="00753C70"/>
    <w:rsid w:val="007617EC"/>
    <w:rsid w:val="00763F66"/>
    <w:rsid w:val="007645FB"/>
    <w:rsid w:val="0076540A"/>
    <w:rsid w:val="00771B06"/>
    <w:rsid w:val="00772354"/>
    <w:rsid w:val="00772BD7"/>
    <w:rsid w:val="007732C7"/>
    <w:rsid w:val="007753DE"/>
    <w:rsid w:val="00775A7F"/>
    <w:rsid w:val="0078036B"/>
    <w:rsid w:val="0078366B"/>
    <w:rsid w:val="007867AB"/>
    <w:rsid w:val="007920D2"/>
    <w:rsid w:val="00795010"/>
    <w:rsid w:val="007A3116"/>
    <w:rsid w:val="007A45F2"/>
    <w:rsid w:val="007B106E"/>
    <w:rsid w:val="007B108E"/>
    <w:rsid w:val="007B300F"/>
    <w:rsid w:val="007C2287"/>
    <w:rsid w:val="007C3F0D"/>
    <w:rsid w:val="007C522F"/>
    <w:rsid w:val="007C658B"/>
    <w:rsid w:val="007D0104"/>
    <w:rsid w:val="007D0B0D"/>
    <w:rsid w:val="007D0F64"/>
    <w:rsid w:val="007D7BAC"/>
    <w:rsid w:val="007E0100"/>
    <w:rsid w:val="007E144E"/>
    <w:rsid w:val="007E45B3"/>
    <w:rsid w:val="007E67EA"/>
    <w:rsid w:val="007E7A2A"/>
    <w:rsid w:val="008003CA"/>
    <w:rsid w:val="008025C2"/>
    <w:rsid w:val="008045D1"/>
    <w:rsid w:val="00807C3E"/>
    <w:rsid w:val="00817422"/>
    <w:rsid w:val="00830F0C"/>
    <w:rsid w:val="00831BEF"/>
    <w:rsid w:val="00834920"/>
    <w:rsid w:val="00834C5A"/>
    <w:rsid w:val="0084548D"/>
    <w:rsid w:val="008518B5"/>
    <w:rsid w:val="00855242"/>
    <w:rsid w:val="008570F4"/>
    <w:rsid w:val="00861C77"/>
    <w:rsid w:val="0087009A"/>
    <w:rsid w:val="008718EA"/>
    <w:rsid w:val="0087477A"/>
    <w:rsid w:val="00874F41"/>
    <w:rsid w:val="008762EF"/>
    <w:rsid w:val="00881825"/>
    <w:rsid w:val="00883EA0"/>
    <w:rsid w:val="00884306"/>
    <w:rsid w:val="0088485F"/>
    <w:rsid w:val="00893098"/>
    <w:rsid w:val="00893BF4"/>
    <w:rsid w:val="00894CD7"/>
    <w:rsid w:val="008A0C6F"/>
    <w:rsid w:val="008A5A2E"/>
    <w:rsid w:val="008B0504"/>
    <w:rsid w:val="008B2B8B"/>
    <w:rsid w:val="008B3556"/>
    <w:rsid w:val="008B4E89"/>
    <w:rsid w:val="008D029A"/>
    <w:rsid w:val="008D17F2"/>
    <w:rsid w:val="008D2D25"/>
    <w:rsid w:val="008D55EC"/>
    <w:rsid w:val="008D6F98"/>
    <w:rsid w:val="008E1934"/>
    <w:rsid w:val="008E21F2"/>
    <w:rsid w:val="008E365F"/>
    <w:rsid w:val="008E3BB2"/>
    <w:rsid w:val="008F6840"/>
    <w:rsid w:val="00900526"/>
    <w:rsid w:val="00901186"/>
    <w:rsid w:val="0090162C"/>
    <w:rsid w:val="0090171A"/>
    <w:rsid w:val="00904076"/>
    <w:rsid w:val="00913BF6"/>
    <w:rsid w:val="009149A7"/>
    <w:rsid w:val="0092316D"/>
    <w:rsid w:val="00924992"/>
    <w:rsid w:val="00924AE0"/>
    <w:rsid w:val="00934EC9"/>
    <w:rsid w:val="00935071"/>
    <w:rsid w:val="0094067F"/>
    <w:rsid w:val="00943825"/>
    <w:rsid w:val="00946E1A"/>
    <w:rsid w:val="00955360"/>
    <w:rsid w:val="00955A1D"/>
    <w:rsid w:val="00955C9F"/>
    <w:rsid w:val="00967A5B"/>
    <w:rsid w:val="00972ACA"/>
    <w:rsid w:val="00976F1E"/>
    <w:rsid w:val="00980B15"/>
    <w:rsid w:val="00981BAC"/>
    <w:rsid w:val="0098288D"/>
    <w:rsid w:val="009875C2"/>
    <w:rsid w:val="00994B1C"/>
    <w:rsid w:val="00996669"/>
    <w:rsid w:val="009A6247"/>
    <w:rsid w:val="009B0F77"/>
    <w:rsid w:val="009B254F"/>
    <w:rsid w:val="009B33A9"/>
    <w:rsid w:val="009B4FE4"/>
    <w:rsid w:val="009B5208"/>
    <w:rsid w:val="009C03A4"/>
    <w:rsid w:val="009E2A80"/>
    <w:rsid w:val="009E77F7"/>
    <w:rsid w:val="009F300A"/>
    <w:rsid w:val="009F7194"/>
    <w:rsid w:val="009F7A6A"/>
    <w:rsid w:val="00A0067F"/>
    <w:rsid w:val="00A018D2"/>
    <w:rsid w:val="00A04303"/>
    <w:rsid w:val="00A0628E"/>
    <w:rsid w:val="00A0654A"/>
    <w:rsid w:val="00A0717D"/>
    <w:rsid w:val="00A07B47"/>
    <w:rsid w:val="00A11BA0"/>
    <w:rsid w:val="00A1268B"/>
    <w:rsid w:val="00A17930"/>
    <w:rsid w:val="00A20493"/>
    <w:rsid w:val="00A26CF1"/>
    <w:rsid w:val="00A27E37"/>
    <w:rsid w:val="00A33EED"/>
    <w:rsid w:val="00A351E6"/>
    <w:rsid w:val="00A36DE6"/>
    <w:rsid w:val="00A37D93"/>
    <w:rsid w:val="00A40928"/>
    <w:rsid w:val="00A50160"/>
    <w:rsid w:val="00A51995"/>
    <w:rsid w:val="00A60667"/>
    <w:rsid w:val="00A61288"/>
    <w:rsid w:val="00A66AD6"/>
    <w:rsid w:val="00A70E76"/>
    <w:rsid w:val="00A7697F"/>
    <w:rsid w:val="00A77DDC"/>
    <w:rsid w:val="00A805C4"/>
    <w:rsid w:val="00A84FD8"/>
    <w:rsid w:val="00A90927"/>
    <w:rsid w:val="00A94220"/>
    <w:rsid w:val="00A95A12"/>
    <w:rsid w:val="00AA2027"/>
    <w:rsid w:val="00AA4DA4"/>
    <w:rsid w:val="00AA5CA6"/>
    <w:rsid w:val="00AB21D6"/>
    <w:rsid w:val="00AB24C9"/>
    <w:rsid w:val="00AB2B36"/>
    <w:rsid w:val="00AB2CBB"/>
    <w:rsid w:val="00AB38D6"/>
    <w:rsid w:val="00AB3E7A"/>
    <w:rsid w:val="00AD2916"/>
    <w:rsid w:val="00AD5C8B"/>
    <w:rsid w:val="00AD6D7E"/>
    <w:rsid w:val="00AE5598"/>
    <w:rsid w:val="00AF054E"/>
    <w:rsid w:val="00AF1ECE"/>
    <w:rsid w:val="00AF1EDD"/>
    <w:rsid w:val="00AF49D1"/>
    <w:rsid w:val="00AF7E9E"/>
    <w:rsid w:val="00B0085E"/>
    <w:rsid w:val="00B052BB"/>
    <w:rsid w:val="00B12DC4"/>
    <w:rsid w:val="00B156A8"/>
    <w:rsid w:val="00B203DE"/>
    <w:rsid w:val="00B211C3"/>
    <w:rsid w:val="00B2170B"/>
    <w:rsid w:val="00B25068"/>
    <w:rsid w:val="00B263CF"/>
    <w:rsid w:val="00B2755D"/>
    <w:rsid w:val="00B27902"/>
    <w:rsid w:val="00B308F1"/>
    <w:rsid w:val="00B31501"/>
    <w:rsid w:val="00B46928"/>
    <w:rsid w:val="00B4728E"/>
    <w:rsid w:val="00B51AFA"/>
    <w:rsid w:val="00B53509"/>
    <w:rsid w:val="00B61433"/>
    <w:rsid w:val="00B7187C"/>
    <w:rsid w:val="00B80E02"/>
    <w:rsid w:val="00B82AB8"/>
    <w:rsid w:val="00B83800"/>
    <w:rsid w:val="00B93CF6"/>
    <w:rsid w:val="00B97126"/>
    <w:rsid w:val="00BA55B0"/>
    <w:rsid w:val="00BB089B"/>
    <w:rsid w:val="00BB3BC0"/>
    <w:rsid w:val="00BC13ED"/>
    <w:rsid w:val="00BC36F2"/>
    <w:rsid w:val="00BC7309"/>
    <w:rsid w:val="00BD1ABF"/>
    <w:rsid w:val="00BE215F"/>
    <w:rsid w:val="00BE22F7"/>
    <w:rsid w:val="00BF095A"/>
    <w:rsid w:val="00BF0A56"/>
    <w:rsid w:val="00BF1753"/>
    <w:rsid w:val="00C07973"/>
    <w:rsid w:val="00C10A50"/>
    <w:rsid w:val="00C161D6"/>
    <w:rsid w:val="00C27EA6"/>
    <w:rsid w:val="00C31AD4"/>
    <w:rsid w:val="00C31FB8"/>
    <w:rsid w:val="00C34882"/>
    <w:rsid w:val="00C3727D"/>
    <w:rsid w:val="00C374E0"/>
    <w:rsid w:val="00C41336"/>
    <w:rsid w:val="00C428FF"/>
    <w:rsid w:val="00C4391F"/>
    <w:rsid w:val="00C52644"/>
    <w:rsid w:val="00C53067"/>
    <w:rsid w:val="00C60430"/>
    <w:rsid w:val="00C667C6"/>
    <w:rsid w:val="00C72347"/>
    <w:rsid w:val="00C73388"/>
    <w:rsid w:val="00C766D8"/>
    <w:rsid w:val="00C76E02"/>
    <w:rsid w:val="00C7755B"/>
    <w:rsid w:val="00C77EEC"/>
    <w:rsid w:val="00C801C7"/>
    <w:rsid w:val="00C830BF"/>
    <w:rsid w:val="00C8474C"/>
    <w:rsid w:val="00C84A1F"/>
    <w:rsid w:val="00C877D4"/>
    <w:rsid w:val="00C97B82"/>
    <w:rsid w:val="00CB4016"/>
    <w:rsid w:val="00CB4A7B"/>
    <w:rsid w:val="00CB4CC3"/>
    <w:rsid w:val="00CB71BF"/>
    <w:rsid w:val="00CC6523"/>
    <w:rsid w:val="00CC6B99"/>
    <w:rsid w:val="00CD27EC"/>
    <w:rsid w:val="00CD4ABA"/>
    <w:rsid w:val="00CD617A"/>
    <w:rsid w:val="00CF622F"/>
    <w:rsid w:val="00CF7392"/>
    <w:rsid w:val="00CF780A"/>
    <w:rsid w:val="00D00373"/>
    <w:rsid w:val="00D02B2F"/>
    <w:rsid w:val="00D119F1"/>
    <w:rsid w:val="00D1462C"/>
    <w:rsid w:val="00D1544D"/>
    <w:rsid w:val="00D30E5C"/>
    <w:rsid w:val="00D31AAC"/>
    <w:rsid w:val="00D31AB4"/>
    <w:rsid w:val="00D35BCD"/>
    <w:rsid w:val="00D42D74"/>
    <w:rsid w:val="00D5745D"/>
    <w:rsid w:val="00D579BE"/>
    <w:rsid w:val="00D6224D"/>
    <w:rsid w:val="00D63F0E"/>
    <w:rsid w:val="00D8001F"/>
    <w:rsid w:val="00D804F7"/>
    <w:rsid w:val="00D95F3C"/>
    <w:rsid w:val="00D96163"/>
    <w:rsid w:val="00DB0CC1"/>
    <w:rsid w:val="00DB1898"/>
    <w:rsid w:val="00DB2B4D"/>
    <w:rsid w:val="00DB47F7"/>
    <w:rsid w:val="00DC07D0"/>
    <w:rsid w:val="00DC135F"/>
    <w:rsid w:val="00DC19AE"/>
    <w:rsid w:val="00DC5CE0"/>
    <w:rsid w:val="00DD245A"/>
    <w:rsid w:val="00DD4BE6"/>
    <w:rsid w:val="00DD5524"/>
    <w:rsid w:val="00DE4424"/>
    <w:rsid w:val="00DE6122"/>
    <w:rsid w:val="00DF0101"/>
    <w:rsid w:val="00DF18D4"/>
    <w:rsid w:val="00DF2958"/>
    <w:rsid w:val="00DF29AC"/>
    <w:rsid w:val="00DF4B1B"/>
    <w:rsid w:val="00DF6797"/>
    <w:rsid w:val="00E00E84"/>
    <w:rsid w:val="00E03FF1"/>
    <w:rsid w:val="00E050C4"/>
    <w:rsid w:val="00E05BB5"/>
    <w:rsid w:val="00E172ED"/>
    <w:rsid w:val="00E17B50"/>
    <w:rsid w:val="00E2148F"/>
    <w:rsid w:val="00E241D1"/>
    <w:rsid w:val="00E2630F"/>
    <w:rsid w:val="00E42CAF"/>
    <w:rsid w:val="00E45B7B"/>
    <w:rsid w:val="00E523B7"/>
    <w:rsid w:val="00E53289"/>
    <w:rsid w:val="00E55BD5"/>
    <w:rsid w:val="00E715B7"/>
    <w:rsid w:val="00E7393B"/>
    <w:rsid w:val="00E74FCA"/>
    <w:rsid w:val="00E76A13"/>
    <w:rsid w:val="00E83294"/>
    <w:rsid w:val="00E83C73"/>
    <w:rsid w:val="00E83F1B"/>
    <w:rsid w:val="00E853AF"/>
    <w:rsid w:val="00E9037E"/>
    <w:rsid w:val="00E926F6"/>
    <w:rsid w:val="00E97CB8"/>
    <w:rsid w:val="00EA3AD9"/>
    <w:rsid w:val="00EA3F9F"/>
    <w:rsid w:val="00EA7E24"/>
    <w:rsid w:val="00EC0C3F"/>
    <w:rsid w:val="00EC2F4A"/>
    <w:rsid w:val="00EC4E7B"/>
    <w:rsid w:val="00EC6782"/>
    <w:rsid w:val="00ED192C"/>
    <w:rsid w:val="00ED33F0"/>
    <w:rsid w:val="00ED3FA3"/>
    <w:rsid w:val="00ED46E0"/>
    <w:rsid w:val="00EE5368"/>
    <w:rsid w:val="00EE5927"/>
    <w:rsid w:val="00EE70D5"/>
    <w:rsid w:val="00EF2674"/>
    <w:rsid w:val="00EF2CC8"/>
    <w:rsid w:val="00EF3DD3"/>
    <w:rsid w:val="00EF746A"/>
    <w:rsid w:val="00EF749E"/>
    <w:rsid w:val="00F01227"/>
    <w:rsid w:val="00F05A54"/>
    <w:rsid w:val="00F078EF"/>
    <w:rsid w:val="00F158A2"/>
    <w:rsid w:val="00F17511"/>
    <w:rsid w:val="00F176FF"/>
    <w:rsid w:val="00F225DC"/>
    <w:rsid w:val="00F22ED5"/>
    <w:rsid w:val="00F27E2F"/>
    <w:rsid w:val="00F331D7"/>
    <w:rsid w:val="00F33B55"/>
    <w:rsid w:val="00F35D0B"/>
    <w:rsid w:val="00F374BC"/>
    <w:rsid w:val="00F421CA"/>
    <w:rsid w:val="00F50BE0"/>
    <w:rsid w:val="00F572DA"/>
    <w:rsid w:val="00F61E2A"/>
    <w:rsid w:val="00F67253"/>
    <w:rsid w:val="00F739F4"/>
    <w:rsid w:val="00F751EA"/>
    <w:rsid w:val="00F75E1C"/>
    <w:rsid w:val="00F77A76"/>
    <w:rsid w:val="00F819F0"/>
    <w:rsid w:val="00F83CC0"/>
    <w:rsid w:val="00F852AE"/>
    <w:rsid w:val="00F87D39"/>
    <w:rsid w:val="00F92398"/>
    <w:rsid w:val="00F932EA"/>
    <w:rsid w:val="00F97B57"/>
    <w:rsid w:val="00FA1A3F"/>
    <w:rsid w:val="00FA62D0"/>
    <w:rsid w:val="00FC22F1"/>
    <w:rsid w:val="00FC620A"/>
    <w:rsid w:val="00FD0077"/>
    <w:rsid w:val="00FD6088"/>
    <w:rsid w:val="00FD76F3"/>
    <w:rsid w:val="00FE0D33"/>
    <w:rsid w:val="00FE3D10"/>
    <w:rsid w:val="00FE75E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6edf2,#9bd2ed"/>
    </o:shapedefaults>
    <o:shapelayout v:ext="edit">
      <o:idmap v:ext="edit" data="2"/>
    </o:shapelayout>
  </w:shapeDefaults>
  <w:decimalSymbol w:val="."/>
  <w:listSeparator w:val=","/>
  <w14:docId w14:val="3072535E"/>
  <w15:docId w15:val="{DF2D80CB-ADDC-4BEF-8FE2-338C02A1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4CD0"/>
    <w:pPr>
      <w:spacing w:after="60" w:line="360" w:lineRule="auto"/>
      <w:jc w:val="both"/>
    </w:pPr>
    <w:rPr>
      <w:rFonts w:ascii="Cambria" w:hAnsi="Cambria"/>
      <w:sz w:val="22"/>
      <w:lang w:eastAsia="en-US"/>
    </w:rPr>
  </w:style>
  <w:style w:type="paragraph" w:styleId="1">
    <w:name w:val="heading 1"/>
    <w:next w:val="a"/>
    <w:qFormat/>
    <w:rsid w:val="00D31AAC"/>
    <w:pPr>
      <w:keepNext/>
      <w:numPr>
        <w:numId w:val="22"/>
      </w:numPr>
      <w:tabs>
        <w:tab w:val="left" w:pos="3402"/>
      </w:tabs>
      <w:spacing w:before="2040" w:after="600" w:line="480" w:lineRule="auto"/>
      <w:ind w:right="-51"/>
      <w:outlineLvl w:val="0"/>
    </w:pPr>
    <w:rPr>
      <w:rFonts w:asciiTheme="majorHAnsi" w:hAnsiTheme="majorHAnsi"/>
      <w:b/>
      <w:kern w:val="28"/>
      <w:sz w:val="44"/>
      <w:szCs w:val="44"/>
      <w:lang w:eastAsia="en-US"/>
    </w:rPr>
  </w:style>
  <w:style w:type="paragraph" w:styleId="2">
    <w:name w:val="heading 2"/>
    <w:basedOn w:val="1"/>
    <w:next w:val="a"/>
    <w:qFormat/>
    <w:rsid w:val="00264CD0"/>
    <w:pPr>
      <w:numPr>
        <w:ilvl w:val="1"/>
      </w:numPr>
      <w:spacing w:before="240" w:after="60" w:line="360" w:lineRule="auto"/>
      <w:outlineLvl w:val="1"/>
    </w:pPr>
    <w:rPr>
      <w:sz w:val="36"/>
    </w:rPr>
  </w:style>
  <w:style w:type="paragraph" w:styleId="3">
    <w:name w:val="heading 3"/>
    <w:basedOn w:val="2"/>
    <w:next w:val="a"/>
    <w:qFormat/>
    <w:rsid w:val="00264CD0"/>
    <w:pPr>
      <w:numPr>
        <w:ilvl w:val="2"/>
      </w:numPr>
      <w:outlineLvl w:val="2"/>
    </w:pPr>
    <w:rPr>
      <w:sz w:val="28"/>
    </w:rPr>
  </w:style>
  <w:style w:type="paragraph" w:styleId="4">
    <w:name w:val="heading 4"/>
    <w:basedOn w:val="3"/>
    <w:next w:val="a"/>
    <w:qFormat/>
    <w:rsid w:val="00264CD0"/>
    <w:pPr>
      <w:numPr>
        <w:ilvl w:val="3"/>
      </w:numPr>
      <w:outlineLvl w:val="3"/>
    </w:pPr>
    <w:rPr>
      <w:sz w:val="24"/>
    </w:rPr>
  </w:style>
  <w:style w:type="paragraph" w:styleId="5">
    <w:name w:val="heading 5"/>
    <w:basedOn w:val="4"/>
    <w:next w:val="a"/>
    <w:qFormat/>
    <w:rsid w:val="00264CD0"/>
    <w:pPr>
      <w:numPr>
        <w:ilvl w:val="4"/>
      </w:numPr>
      <w:outlineLvl w:val="4"/>
    </w:pPr>
  </w:style>
  <w:style w:type="paragraph" w:styleId="6">
    <w:name w:val="heading 6"/>
    <w:basedOn w:val="5"/>
    <w:next w:val="a"/>
    <w:qFormat/>
    <w:rsid w:val="00264CD0"/>
    <w:pPr>
      <w:numPr>
        <w:ilvl w:val="5"/>
      </w:numPr>
      <w:outlineLvl w:val="5"/>
    </w:pPr>
  </w:style>
  <w:style w:type="paragraph" w:styleId="7">
    <w:name w:val="heading 7"/>
    <w:basedOn w:val="6"/>
    <w:next w:val="a"/>
    <w:qFormat/>
    <w:rsid w:val="00264CD0"/>
    <w:pPr>
      <w:numPr>
        <w:ilvl w:val="6"/>
      </w:numPr>
      <w:outlineLvl w:val="6"/>
    </w:pPr>
  </w:style>
  <w:style w:type="paragraph" w:styleId="8">
    <w:name w:val="heading 8"/>
    <w:basedOn w:val="7"/>
    <w:next w:val="a"/>
    <w:qFormat/>
    <w:rsid w:val="00264CD0"/>
    <w:pPr>
      <w:numPr>
        <w:ilvl w:val="7"/>
      </w:numPr>
      <w:outlineLvl w:val="7"/>
    </w:pPr>
  </w:style>
  <w:style w:type="paragraph" w:styleId="9">
    <w:name w:val="heading 9"/>
    <w:basedOn w:val="a"/>
    <w:next w:val="a"/>
    <w:qFormat/>
    <w:rsid w:val="00264CD0"/>
    <w:pPr>
      <w:numPr>
        <w:ilvl w:val="8"/>
        <w:numId w:val="22"/>
      </w:numPr>
      <w:spacing w:before="240"/>
      <w:outlineLvl w:val="8"/>
    </w:pPr>
    <w:rPr>
      <w:rFonts w:ascii="Arial" w:hAnsi="Arial"/>
      <w:b/>
      <w:i/>
      <w:sz w:val="18"/>
      <w:lang w:val="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rsid w:val="00264CD0"/>
    <w:pPr>
      <w:pBdr>
        <w:bottom w:val="single" w:sz="6" w:space="1" w:color="auto"/>
      </w:pBdr>
      <w:tabs>
        <w:tab w:val="center" w:pos="4153"/>
        <w:tab w:val="right" w:pos="8306"/>
      </w:tabs>
    </w:pPr>
    <w:rPr>
      <w:rFonts w:ascii="HellasTimes" w:hAnsi="HellasTimes"/>
      <w:lang w:val="en-GB" w:eastAsia="en-US"/>
    </w:rPr>
  </w:style>
  <w:style w:type="character" w:styleId="a4">
    <w:name w:val="footnote reference"/>
    <w:basedOn w:val="a0"/>
    <w:semiHidden/>
    <w:rsid w:val="00264CD0"/>
    <w:rPr>
      <w:vertAlign w:val="superscript"/>
    </w:rPr>
  </w:style>
  <w:style w:type="paragraph" w:styleId="a5">
    <w:name w:val="footnote text"/>
    <w:basedOn w:val="a"/>
    <w:semiHidden/>
    <w:rsid w:val="00264CD0"/>
    <w:rPr>
      <w:lang w:val="en-GB"/>
    </w:rPr>
  </w:style>
  <w:style w:type="paragraph" w:styleId="a6">
    <w:name w:val="Title"/>
    <w:basedOn w:val="a"/>
    <w:qFormat/>
    <w:rsid w:val="002A6061"/>
    <w:pPr>
      <w:pageBreakBefore/>
      <w:spacing w:before="840" w:after="0" w:line="480" w:lineRule="auto"/>
      <w:jc w:val="left"/>
    </w:pPr>
    <w:rPr>
      <w:b/>
      <w:sz w:val="48"/>
    </w:rPr>
  </w:style>
  <w:style w:type="paragraph" w:styleId="a7">
    <w:name w:val="footer"/>
    <w:basedOn w:val="a3"/>
    <w:rsid w:val="00264CD0"/>
  </w:style>
  <w:style w:type="character" w:styleId="a8">
    <w:name w:val="page number"/>
    <w:basedOn w:val="a0"/>
    <w:rsid w:val="00264CD0"/>
  </w:style>
  <w:style w:type="paragraph" w:styleId="10">
    <w:name w:val="toc 1"/>
    <w:basedOn w:val="a"/>
    <w:next w:val="a"/>
    <w:autoRedefine/>
    <w:uiPriority w:val="39"/>
    <w:rsid w:val="00264CD0"/>
    <w:pPr>
      <w:tabs>
        <w:tab w:val="left" w:pos="1000"/>
        <w:tab w:val="right" w:leader="dot" w:pos="8303"/>
      </w:tabs>
      <w:spacing w:before="120" w:after="120"/>
      <w:jc w:val="left"/>
    </w:pPr>
    <w:rPr>
      <w:b/>
      <w:noProof/>
      <w:sz w:val="20"/>
      <w:szCs w:val="40"/>
    </w:rPr>
  </w:style>
  <w:style w:type="paragraph" w:styleId="20">
    <w:name w:val="toc 2"/>
    <w:basedOn w:val="a"/>
    <w:next w:val="a"/>
    <w:autoRedefine/>
    <w:uiPriority w:val="39"/>
    <w:rsid w:val="00264CD0"/>
    <w:pPr>
      <w:ind w:left="200"/>
      <w:jc w:val="left"/>
    </w:pPr>
  </w:style>
  <w:style w:type="paragraph" w:styleId="30">
    <w:name w:val="toc 3"/>
    <w:basedOn w:val="a"/>
    <w:next w:val="a"/>
    <w:autoRedefine/>
    <w:uiPriority w:val="39"/>
    <w:rsid w:val="00264CD0"/>
    <w:pPr>
      <w:ind w:left="400"/>
      <w:jc w:val="left"/>
    </w:pPr>
    <w:rPr>
      <w:i/>
    </w:rPr>
  </w:style>
  <w:style w:type="paragraph" w:styleId="40">
    <w:name w:val="toc 4"/>
    <w:basedOn w:val="a"/>
    <w:next w:val="a"/>
    <w:autoRedefine/>
    <w:semiHidden/>
    <w:rsid w:val="00264CD0"/>
    <w:pPr>
      <w:ind w:left="600"/>
      <w:jc w:val="left"/>
    </w:pPr>
    <w:rPr>
      <w:sz w:val="18"/>
    </w:rPr>
  </w:style>
  <w:style w:type="paragraph" w:styleId="50">
    <w:name w:val="toc 5"/>
    <w:basedOn w:val="a"/>
    <w:next w:val="a"/>
    <w:autoRedefine/>
    <w:semiHidden/>
    <w:rsid w:val="00264CD0"/>
    <w:pPr>
      <w:ind w:left="800"/>
      <w:jc w:val="left"/>
    </w:pPr>
    <w:rPr>
      <w:sz w:val="18"/>
    </w:rPr>
  </w:style>
  <w:style w:type="paragraph" w:styleId="60">
    <w:name w:val="toc 6"/>
    <w:basedOn w:val="a"/>
    <w:next w:val="a"/>
    <w:autoRedefine/>
    <w:semiHidden/>
    <w:rsid w:val="00264CD0"/>
    <w:pPr>
      <w:ind w:left="1000"/>
      <w:jc w:val="left"/>
    </w:pPr>
    <w:rPr>
      <w:sz w:val="18"/>
    </w:rPr>
  </w:style>
  <w:style w:type="paragraph" w:styleId="70">
    <w:name w:val="toc 7"/>
    <w:basedOn w:val="a"/>
    <w:next w:val="a"/>
    <w:autoRedefine/>
    <w:semiHidden/>
    <w:rsid w:val="00264CD0"/>
    <w:pPr>
      <w:ind w:left="1200"/>
      <w:jc w:val="left"/>
    </w:pPr>
    <w:rPr>
      <w:sz w:val="18"/>
    </w:rPr>
  </w:style>
  <w:style w:type="paragraph" w:styleId="80">
    <w:name w:val="toc 8"/>
    <w:basedOn w:val="a"/>
    <w:next w:val="a"/>
    <w:autoRedefine/>
    <w:semiHidden/>
    <w:rsid w:val="00264CD0"/>
    <w:pPr>
      <w:ind w:left="1400"/>
      <w:jc w:val="left"/>
    </w:pPr>
    <w:rPr>
      <w:sz w:val="18"/>
    </w:rPr>
  </w:style>
  <w:style w:type="paragraph" w:styleId="90">
    <w:name w:val="toc 9"/>
    <w:basedOn w:val="a"/>
    <w:next w:val="a"/>
    <w:autoRedefine/>
    <w:semiHidden/>
    <w:rsid w:val="00264CD0"/>
    <w:pPr>
      <w:ind w:left="1600"/>
      <w:jc w:val="left"/>
    </w:pPr>
    <w:rPr>
      <w:sz w:val="18"/>
    </w:rPr>
  </w:style>
  <w:style w:type="paragraph" w:customStyle="1" w:styleId="code">
    <w:name w:val="code"/>
    <w:basedOn w:val="a"/>
    <w:rsid w:val="00264CD0"/>
    <w:pPr>
      <w:spacing w:before="20" w:after="20"/>
      <w:ind w:left="289" w:right="272"/>
      <w:jc w:val="left"/>
    </w:pPr>
    <w:rPr>
      <w:rFonts w:ascii="Consolas" w:hAnsi="Consolas"/>
      <w:noProof/>
      <w:sz w:val="20"/>
    </w:rPr>
  </w:style>
  <w:style w:type="paragraph" w:customStyle="1" w:styleId="bullets">
    <w:name w:val="bullets"/>
    <w:basedOn w:val="a"/>
    <w:rsid w:val="00264CD0"/>
    <w:pPr>
      <w:numPr>
        <w:numId w:val="13"/>
      </w:numPr>
    </w:pPr>
  </w:style>
  <w:style w:type="paragraph" w:styleId="a9">
    <w:name w:val="List Bullet"/>
    <w:basedOn w:val="a"/>
    <w:autoRedefine/>
    <w:rsid w:val="00264CD0"/>
  </w:style>
  <w:style w:type="character" w:styleId="-">
    <w:name w:val="Hyperlink"/>
    <w:basedOn w:val="a0"/>
    <w:uiPriority w:val="99"/>
    <w:rsid w:val="00264CD0"/>
    <w:rPr>
      <w:color w:val="0000FF"/>
      <w:u w:val="single"/>
    </w:rPr>
  </w:style>
  <w:style w:type="table" w:styleId="aa">
    <w:name w:val="Table Grid"/>
    <w:basedOn w:val="a1"/>
    <w:uiPriority w:val="59"/>
    <w:rsid w:val="00264C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Char"/>
    <w:uiPriority w:val="99"/>
    <w:semiHidden/>
    <w:unhideWhenUsed/>
    <w:rsid w:val="00264CD0"/>
    <w:pPr>
      <w:spacing w:after="0" w:line="240" w:lineRule="auto"/>
    </w:pPr>
    <w:rPr>
      <w:rFonts w:ascii="Tahoma" w:hAnsi="Tahoma" w:cs="Tahoma"/>
      <w:sz w:val="16"/>
      <w:szCs w:val="16"/>
    </w:rPr>
  </w:style>
  <w:style w:type="character" w:customStyle="1" w:styleId="Char">
    <w:name w:val="Κείμενο πλαισίου Char"/>
    <w:basedOn w:val="a0"/>
    <w:link w:val="ab"/>
    <w:uiPriority w:val="99"/>
    <w:semiHidden/>
    <w:rsid w:val="00264CD0"/>
    <w:rPr>
      <w:rFonts w:ascii="Tahoma" w:hAnsi="Tahoma" w:cs="Tahoma"/>
      <w:sz w:val="16"/>
      <w:szCs w:val="16"/>
      <w:lang w:eastAsia="en-US"/>
    </w:rPr>
  </w:style>
  <w:style w:type="paragraph" w:styleId="ac">
    <w:name w:val="caption"/>
    <w:basedOn w:val="a"/>
    <w:next w:val="a"/>
    <w:uiPriority w:val="35"/>
    <w:unhideWhenUsed/>
    <w:qFormat/>
    <w:rsid w:val="00264CD0"/>
    <w:pPr>
      <w:spacing w:after="200" w:line="240" w:lineRule="auto"/>
    </w:pPr>
    <w:rPr>
      <w:i/>
      <w:iCs/>
      <w:color w:val="1F497D" w:themeColor="text2"/>
      <w:sz w:val="18"/>
      <w:szCs w:val="18"/>
    </w:rPr>
  </w:style>
  <w:style w:type="table" w:styleId="5-1">
    <w:name w:val="Grid Table 5 Dark Accent 1"/>
    <w:basedOn w:val="a1"/>
    <w:uiPriority w:val="50"/>
    <w:rsid w:val="00264C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d">
    <w:name w:val="table of figures"/>
    <w:basedOn w:val="a"/>
    <w:next w:val="a"/>
    <w:uiPriority w:val="99"/>
    <w:unhideWhenUsed/>
    <w:rsid w:val="00264CD0"/>
    <w:pPr>
      <w:spacing w:after="0"/>
    </w:pPr>
  </w:style>
  <w:style w:type="paragraph" w:styleId="ae">
    <w:name w:val="TOC Heading"/>
    <w:basedOn w:val="1"/>
    <w:next w:val="a"/>
    <w:uiPriority w:val="39"/>
    <w:unhideWhenUsed/>
    <w:qFormat/>
    <w:rsid w:val="00264CD0"/>
    <w:pPr>
      <w:keepLines/>
      <w:numPr>
        <w:numId w:val="0"/>
      </w:numPr>
      <w:tabs>
        <w:tab w:val="clear" w:pos="3402"/>
      </w:tabs>
      <w:spacing w:before="240" w:after="0" w:line="259" w:lineRule="auto"/>
      <w:ind w:right="0"/>
      <w:outlineLvl w:val="9"/>
    </w:pPr>
    <w:rPr>
      <w:rFonts w:eastAsiaTheme="majorEastAsia" w:cstheme="majorBidi"/>
      <w:b w:val="0"/>
      <w:color w:val="365F91" w:themeColor="accent1" w:themeShade="BF"/>
      <w:kern w:val="0"/>
      <w:sz w:val="32"/>
      <w:szCs w:val="32"/>
      <w:lang w:val="en-US"/>
    </w:rPr>
  </w:style>
  <w:style w:type="character" w:styleId="af">
    <w:name w:val="Placeholder Text"/>
    <w:basedOn w:val="a0"/>
    <w:uiPriority w:val="99"/>
    <w:semiHidden/>
    <w:rsid w:val="00A805C4"/>
    <w:rPr>
      <w:color w:val="666666"/>
    </w:rPr>
  </w:style>
  <w:style w:type="character" w:styleId="-0">
    <w:name w:val="FollowedHyperlink"/>
    <w:basedOn w:val="a0"/>
    <w:uiPriority w:val="99"/>
    <w:semiHidden/>
    <w:unhideWhenUsed/>
    <w:rsid w:val="00310BE6"/>
    <w:rPr>
      <w:color w:val="800080" w:themeColor="followedHyperlink"/>
      <w:u w:val="single"/>
    </w:rPr>
  </w:style>
  <w:style w:type="paragraph" w:styleId="af0">
    <w:name w:val="Revision"/>
    <w:hidden/>
    <w:uiPriority w:val="99"/>
    <w:semiHidden/>
    <w:rsid w:val="008F6840"/>
    <w:rPr>
      <w:rFonts w:ascii="Cambria" w:hAnsi="Cambria"/>
      <w:sz w:val="22"/>
      <w:lang w:eastAsia="en-US"/>
    </w:rPr>
  </w:style>
  <w:style w:type="character" w:styleId="af1">
    <w:name w:val="annotation reference"/>
    <w:basedOn w:val="a0"/>
    <w:uiPriority w:val="99"/>
    <w:semiHidden/>
    <w:unhideWhenUsed/>
    <w:rsid w:val="008F6840"/>
    <w:rPr>
      <w:sz w:val="16"/>
      <w:szCs w:val="16"/>
    </w:rPr>
  </w:style>
  <w:style w:type="paragraph" w:styleId="af2">
    <w:name w:val="annotation text"/>
    <w:basedOn w:val="a"/>
    <w:link w:val="Char0"/>
    <w:uiPriority w:val="99"/>
    <w:unhideWhenUsed/>
    <w:rsid w:val="008F6840"/>
    <w:pPr>
      <w:spacing w:line="240" w:lineRule="auto"/>
    </w:pPr>
    <w:rPr>
      <w:sz w:val="20"/>
    </w:rPr>
  </w:style>
  <w:style w:type="character" w:customStyle="1" w:styleId="Char0">
    <w:name w:val="Κείμενο σχολίου Char"/>
    <w:basedOn w:val="a0"/>
    <w:link w:val="af2"/>
    <w:uiPriority w:val="99"/>
    <w:rsid w:val="008F6840"/>
    <w:rPr>
      <w:rFonts w:ascii="Cambria" w:hAnsi="Cambria"/>
      <w:lang w:eastAsia="en-US"/>
    </w:rPr>
  </w:style>
  <w:style w:type="paragraph" w:styleId="af3">
    <w:name w:val="annotation subject"/>
    <w:basedOn w:val="af2"/>
    <w:next w:val="af2"/>
    <w:link w:val="Char1"/>
    <w:uiPriority w:val="99"/>
    <w:semiHidden/>
    <w:unhideWhenUsed/>
    <w:rsid w:val="008F6840"/>
    <w:rPr>
      <w:b/>
      <w:bCs/>
    </w:rPr>
  </w:style>
  <w:style w:type="character" w:customStyle="1" w:styleId="Char1">
    <w:name w:val="Θέμα σχολίου Char"/>
    <w:basedOn w:val="Char0"/>
    <w:link w:val="af3"/>
    <w:uiPriority w:val="99"/>
    <w:semiHidden/>
    <w:rsid w:val="008F6840"/>
    <w:rPr>
      <w:rFonts w:ascii="Cambria" w:hAnsi="Cambria"/>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26" Type="http://schemas.openxmlformats.org/officeDocument/2006/relationships/image" Target="media/image9.sv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svg"/><Relationship Id="rId40"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Έγγραφο" ma:contentTypeID="0x0101002F38754DD758BB4AA6B0735B823C3E0E" ma:contentTypeVersion="5" ma:contentTypeDescription="Δημιουργία νέου εγγράφου" ma:contentTypeScope="" ma:versionID="004508990aca86785dde3104575462c3">
  <xsd:schema xmlns:xsd="http://www.w3.org/2001/XMLSchema" xmlns:xs="http://www.w3.org/2001/XMLSchema" xmlns:p="http://schemas.microsoft.com/office/2006/metadata/properties" xmlns:ns3="2ddb6c3d-99e5-44ee-aac3-d23081abbda8" targetNamespace="http://schemas.microsoft.com/office/2006/metadata/properties" ma:root="true" ma:fieldsID="aa4f971707eca0a70c0b29cbaf20a70e" ns3:_="">
    <xsd:import namespace="2ddb6c3d-99e5-44ee-aac3-d23081abbd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b6c3d-99e5-44ee-aac3-d23081abbd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ddb6c3d-99e5-44ee-aac3-d23081abbd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FE7D0C-8D47-4D3F-BCDD-0DC217DEB5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b6c3d-99e5-44ee-aac3-d23081abb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51B181-2663-4EE1-AFFA-64E56EB497E7}">
  <ds:schemaRefs>
    <ds:schemaRef ds:uri="http://schemas.openxmlformats.org/officeDocument/2006/bibliography"/>
  </ds:schemaRefs>
</ds:datastoreItem>
</file>

<file path=customXml/itemProps3.xml><?xml version="1.0" encoding="utf-8"?>
<ds:datastoreItem xmlns:ds="http://schemas.openxmlformats.org/officeDocument/2006/customXml" ds:itemID="{846B52E6-28B6-434B-863F-D67FCF96C485}">
  <ds:schemaRefs>
    <ds:schemaRef ds:uri="http://schemas.microsoft.com/office/2006/metadata/properties"/>
    <ds:schemaRef ds:uri="http://schemas.microsoft.com/office/infopath/2007/PartnerControls"/>
    <ds:schemaRef ds:uri="2ddb6c3d-99e5-44ee-aac3-d23081abbda8"/>
  </ds:schemaRefs>
</ds:datastoreItem>
</file>

<file path=customXml/itemProps4.xml><?xml version="1.0" encoding="utf-8"?>
<ds:datastoreItem xmlns:ds="http://schemas.openxmlformats.org/officeDocument/2006/customXml" ds:itemID="{2F38AB95-8F64-406F-A4D2-44FAB4E8CC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2606</TotalTime>
  <Pages>65</Pages>
  <Words>15396</Words>
  <Characters>87762</Characters>
  <Application>Microsoft Office Word</Application>
  <DocSecurity>0</DocSecurity>
  <Lines>731</Lines>
  <Paragraphs>205</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Template for Diploma Thesis</vt:lpstr>
      <vt:lpstr>Template for Diploma Thesis</vt:lpstr>
    </vt:vector>
  </TitlesOfParts>
  <Company>KDBSL - NTUA</Company>
  <LinksUpToDate>false</LinksUpToDate>
  <CharactersWithSpaces>102953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Diploma Thesis</dc:title>
  <dc:subject/>
  <dc:creator>Panos Vassiliadis</dc:creator>
  <cp:keywords/>
  <dc:description/>
  <cp:lastModifiedBy>Petros Kontos</cp:lastModifiedBy>
  <cp:revision>12</cp:revision>
  <cp:lastPrinted>2002-09-19T11:18:00Z</cp:lastPrinted>
  <dcterms:created xsi:type="dcterms:W3CDTF">2026-09-17T12:15:00Z</dcterms:created>
  <dcterms:modified xsi:type="dcterms:W3CDTF">2026-09-19T07:41:00Z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0x0101002F38754DD758BB4AA6B0735B823C3E0E</vt:lpwstr>
  </property>
</Properties>
</file>